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E140A" w14:textId="731858A1" w:rsidR="00726642" w:rsidRPr="00356D82" w:rsidRDefault="00726642" w:rsidP="002F6C47">
      <w:pPr>
        <w:pBdr>
          <w:bottom w:val="single" w:sz="8" w:space="4" w:color="4F81BD"/>
        </w:pBdr>
        <w:spacing w:after="300"/>
        <w:contextualSpacing/>
        <w:jc w:val="both"/>
        <w:rPr>
          <w:rFonts w:ascii="HelveticaNeueLT Std" w:hAnsi="HelveticaNeueLT Std" w:cs="David"/>
          <w:color w:val="17365D"/>
          <w:sz w:val="28"/>
          <w:szCs w:val="52"/>
          <w:lang w:val="en-US"/>
        </w:rPr>
      </w:pPr>
      <w:r w:rsidRPr="00356D82">
        <w:rPr>
          <w:rFonts w:ascii="HelveticaNeueLT Std" w:hAnsi="HelveticaNeueLT Std" w:cs="David"/>
          <w:color w:val="17365D"/>
          <w:spacing w:val="5"/>
          <w:kern w:val="28"/>
          <w:sz w:val="28"/>
          <w:szCs w:val="52"/>
          <w:lang w:val="en-US" w:eastAsia="en-US"/>
        </w:rPr>
        <w:t xml:space="preserve">STOCK PURCHASE AND SALE AGREEMENT </w:t>
      </w:r>
      <w:r w:rsidRPr="00E35A40">
        <w:rPr>
          <w:rFonts w:ascii="HelveticaNeueLT Std" w:hAnsi="HelveticaNeueLT Std" w:cs="David"/>
          <w:noProof/>
          <w:color w:val="17365D"/>
          <w:spacing w:val="5"/>
          <w:kern w:val="28"/>
          <w:sz w:val="28"/>
          <w:szCs w:val="52"/>
          <w:lang w:val="en-US" w:eastAsia="en-US"/>
        </w:rPr>
        <w:t>3-102-939604</w:t>
      </w:r>
      <w:r w:rsidRPr="00356D82">
        <w:rPr>
          <w:rFonts w:ascii="HelveticaNeueLT Std" w:hAnsi="HelveticaNeueLT Std" w:cs="David"/>
          <w:color w:val="17365D"/>
          <w:spacing w:val="5"/>
          <w:kern w:val="28"/>
          <w:sz w:val="28"/>
          <w:szCs w:val="52"/>
          <w:lang w:val="en-US" w:eastAsia="en-US"/>
        </w:rPr>
        <w:t xml:space="preserve"> </w:t>
      </w:r>
      <w:r w:rsidRPr="00E35A40">
        <w:rPr>
          <w:rFonts w:ascii="HelveticaNeueLT Std" w:hAnsi="HelveticaNeueLT Std" w:cs="David"/>
          <w:noProof/>
          <w:color w:val="17365D"/>
          <w:spacing w:val="5"/>
          <w:kern w:val="28"/>
          <w:sz w:val="28"/>
          <w:szCs w:val="52"/>
          <w:lang w:val="en-US" w:eastAsia="en-US"/>
        </w:rPr>
        <w:t>LIMITADA</w:t>
      </w:r>
    </w:p>
    <w:p w14:paraId="37A3AD95" w14:textId="026634BC" w:rsidR="00726642" w:rsidRPr="00455B82" w:rsidRDefault="00726642" w:rsidP="005B5677">
      <w:pPr>
        <w:pBdr>
          <w:top w:val="single" w:sz="4" w:space="0" w:color="auto"/>
          <w:left w:val="single" w:sz="4" w:space="4" w:color="auto"/>
          <w:bottom w:val="single" w:sz="4" w:space="1" w:color="auto"/>
          <w:right w:val="single" w:sz="4" w:space="4" w:color="auto"/>
        </w:pBdr>
        <w:spacing w:after="200" w:line="360" w:lineRule="auto"/>
        <w:ind w:firstLine="284"/>
        <w:jc w:val="both"/>
        <w:rPr>
          <w:rFonts w:ascii="HelveticaNeueLT Std" w:eastAsia="Calibri" w:hAnsi="HelveticaNeueLT Std" w:cs="David"/>
          <w:sz w:val="22"/>
          <w:szCs w:val="32"/>
          <w:lang w:val="en-US" w:eastAsia="en-US"/>
        </w:rPr>
      </w:pPr>
      <w:r w:rsidRPr="00455B82">
        <w:rPr>
          <w:rFonts w:ascii="HelveticaNeueLT Std" w:hAnsi="HelveticaNeueLT Std" w:cs="Calibri"/>
          <w:szCs w:val="28"/>
          <w:lang w:val="en-US"/>
        </w:rPr>
        <w:t>T</w:t>
      </w:r>
      <w:r w:rsidRPr="00455B82">
        <w:rPr>
          <w:rFonts w:ascii="HelveticaNeueLT Std" w:hAnsi="HelveticaNeueLT Std" w:cs="Calibri"/>
          <w:sz w:val="22"/>
          <w:szCs w:val="28"/>
          <w:lang w:val="en-US"/>
        </w:rPr>
        <w:t xml:space="preserve">he Undersigned, </w:t>
      </w:r>
      <w:r>
        <w:rPr>
          <w:rFonts w:ascii="HelveticaNeueLT Std" w:hAnsi="HelveticaNeueLT Std" w:cs="David"/>
          <w:b/>
          <w:sz w:val="22"/>
          <w:lang w:val="en-US" w:bidi="he-IL"/>
        </w:rPr>
        <w:t>GUSTAVO ADOLFO JIMÉNEZ ARIAS</w:t>
      </w:r>
      <w:r>
        <w:rPr>
          <w:rFonts w:ascii="HelveticaNeueLT Std" w:hAnsi="HelveticaNeueLT Std" w:cs="David"/>
          <w:bCs/>
          <w:sz w:val="22"/>
          <w:lang w:val="en-US" w:bidi="he-IL"/>
        </w:rPr>
        <w:t>, of legal age, unmarried, a teacher, bearer of the identification document number four- one hundred and eighty-seven- four hundred and thirty-six, with domicile in San Rafael of Heredia, El Encanto residential, behind the cemetery, second house</w:t>
      </w:r>
      <w:r w:rsidRPr="00B41C7E">
        <w:rPr>
          <w:rFonts w:ascii="HelveticaNeueLT Std" w:hAnsi="HelveticaNeueLT Std" w:cs="David"/>
          <w:bCs/>
          <w:sz w:val="22"/>
          <w:lang w:val="en-US"/>
        </w:rPr>
        <w:t>; and</w:t>
      </w:r>
      <w:r w:rsidRPr="00455B82">
        <w:rPr>
          <w:rFonts w:ascii="HelveticaNeueLT Std" w:hAnsi="HelveticaNeueLT Std" w:cs="Calibri"/>
          <w:sz w:val="22"/>
          <w:szCs w:val="28"/>
          <w:lang w:val="en-US"/>
        </w:rPr>
        <w:t xml:space="preserve">  </w:t>
      </w:r>
      <w:r w:rsidRPr="00415B1D">
        <w:rPr>
          <w:rFonts w:ascii="HelveticaNeueLT Std" w:hAnsi="HelveticaNeueLT Std" w:cs="David"/>
          <w:b/>
          <w:sz w:val="22"/>
          <w:lang w:val="en-US"/>
        </w:rPr>
        <w:t>NURIA PATRICIA MENDEZ RAMIREZ</w:t>
      </w:r>
      <w:r w:rsidRPr="00415B1D">
        <w:rPr>
          <w:rFonts w:ascii="HelveticaNeueLT Std" w:hAnsi="HelveticaNeueLT Std" w:cs="David"/>
          <w:bCs/>
          <w:sz w:val="22"/>
          <w:lang w:val="en-US"/>
        </w:rPr>
        <w:t xml:space="preserve">, </w:t>
      </w:r>
      <w:r>
        <w:rPr>
          <w:rFonts w:ascii="HelveticaNeueLT Std" w:hAnsi="HelveticaNeueLT Std" w:cs="David"/>
          <w:bCs/>
          <w:sz w:val="22"/>
          <w:lang w:val="en-US"/>
        </w:rPr>
        <w:t>of legal age</w:t>
      </w:r>
      <w:r w:rsidRPr="00415B1D">
        <w:rPr>
          <w:rFonts w:ascii="HelveticaNeueLT Std" w:hAnsi="HelveticaNeueLT Std" w:cs="David"/>
          <w:bCs/>
          <w:sz w:val="22"/>
          <w:lang w:val="en-US"/>
        </w:rPr>
        <w:t xml:space="preserve">, </w:t>
      </w:r>
      <w:r>
        <w:rPr>
          <w:rFonts w:ascii="HelveticaNeueLT Std" w:hAnsi="HelveticaNeueLT Std" w:cs="David"/>
          <w:bCs/>
          <w:sz w:val="22"/>
          <w:lang w:val="en-US"/>
        </w:rPr>
        <w:t>married</w:t>
      </w:r>
      <w:r w:rsidRPr="00415B1D">
        <w:rPr>
          <w:rFonts w:ascii="HelveticaNeueLT Std" w:hAnsi="HelveticaNeueLT Std" w:cs="David"/>
          <w:bCs/>
          <w:sz w:val="22"/>
          <w:lang w:val="en-US"/>
        </w:rPr>
        <w:t xml:space="preserve">, </w:t>
      </w:r>
      <w:r>
        <w:rPr>
          <w:rFonts w:ascii="HelveticaNeueLT Std" w:hAnsi="HelveticaNeueLT Std" w:cs="David"/>
          <w:bCs/>
          <w:sz w:val="22"/>
          <w:lang w:val="en-US"/>
        </w:rPr>
        <w:t>housewife</w:t>
      </w:r>
      <w:r w:rsidRPr="00415B1D">
        <w:rPr>
          <w:rFonts w:ascii="HelveticaNeueLT Std" w:hAnsi="HelveticaNeueLT Std" w:cs="David"/>
          <w:bCs/>
          <w:sz w:val="22"/>
          <w:lang w:val="en-US"/>
        </w:rPr>
        <w:t xml:space="preserve">, </w:t>
      </w:r>
      <w:r>
        <w:rPr>
          <w:rFonts w:ascii="HelveticaNeueLT Std" w:hAnsi="HelveticaNeueLT Std" w:cs="David"/>
          <w:bCs/>
          <w:sz w:val="22"/>
          <w:lang w:val="en-US"/>
        </w:rPr>
        <w:t xml:space="preserve">with domicile in </w:t>
      </w:r>
      <w:r w:rsidRPr="00415B1D">
        <w:rPr>
          <w:rFonts w:ascii="HelveticaNeueLT Std" w:hAnsi="HelveticaNeueLT Std" w:cs="David"/>
          <w:bCs/>
          <w:sz w:val="22"/>
          <w:lang w:val="en-US"/>
        </w:rPr>
        <w:t>San Pablo de Heredia, Residencial Lomas de San Pablo</w:t>
      </w:r>
      <w:r>
        <w:rPr>
          <w:rFonts w:ascii="HelveticaNeueLT Std" w:hAnsi="HelveticaNeueLT Std" w:cs="David"/>
          <w:bCs/>
          <w:sz w:val="22"/>
          <w:lang w:val="en-US"/>
        </w:rPr>
        <w:t xml:space="preserve">, from </w:t>
      </w:r>
      <w:r w:rsidRPr="00415B1D">
        <w:rPr>
          <w:rFonts w:ascii="HelveticaNeueLT Std" w:hAnsi="HelveticaNeueLT Std" w:cs="David"/>
          <w:bCs/>
          <w:sz w:val="22"/>
          <w:lang w:val="en-US"/>
        </w:rPr>
        <w:t xml:space="preserve">Aquafit </w:t>
      </w:r>
      <w:r>
        <w:rPr>
          <w:rFonts w:ascii="HelveticaNeueLT Std" w:hAnsi="HelveticaNeueLT Std" w:cs="David"/>
          <w:bCs/>
          <w:sz w:val="22"/>
          <w:lang w:val="en-US"/>
        </w:rPr>
        <w:t>pools one hundred meters south and two hundred and fifty meters west, bearer of the identification document one- seven hundred- three hundred and ninety-eight</w:t>
      </w:r>
      <w:r w:rsidRPr="00455B82">
        <w:rPr>
          <w:rFonts w:ascii="HelveticaNeueLT Std" w:hAnsi="HelveticaNeueLT Std" w:cs="David"/>
          <w:bCs/>
          <w:sz w:val="22"/>
          <w:lang w:val="en-US"/>
        </w:rPr>
        <w:t>,</w:t>
      </w:r>
      <w:r w:rsidRPr="00455B82">
        <w:rPr>
          <w:rFonts w:ascii="HelveticaNeueLT Std" w:hAnsi="HelveticaNeueLT Std" w:cs="David"/>
          <w:sz w:val="22"/>
          <w:lang w:val="en-US"/>
        </w:rPr>
        <w:t xml:space="preserve"> </w:t>
      </w:r>
      <w:r w:rsidRPr="00455B82">
        <w:rPr>
          <w:rFonts w:ascii="HelveticaNeueLT Std" w:hAnsi="HelveticaNeueLT Std" w:cs="Calibri"/>
          <w:sz w:val="22"/>
          <w:szCs w:val="28"/>
          <w:lang w:val="en-US"/>
        </w:rPr>
        <w:t>hereinafter designated the “</w:t>
      </w:r>
      <w:r w:rsidRPr="00455B82">
        <w:rPr>
          <w:rFonts w:ascii="HelveticaNeueLT Std" w:hAnsi="HelveticaNeueLT Std" w:cs="Calibri"/>
          <w:b/>
          <w:sz w:val="22"/>
          <w:szCs w:val="28"/>
          <w:lang w:val="en-US"/>
        </w:rPr>
        <w:t>SELLERS</w:t>
      </w:r>
      <w:r w:rsidRPr="00455B82">
        <w:rPr>
          <w:rFonts w:ascii="HelveticaNeueLT Std" w:hAnsi="HelveticaNeueLT Std" w:cs="Calibri"/>
          <w:sz w:val="22"/>
          <w:szCs w:val="28"/>
          <w:lang w:val="en-US"/>
        </w:rPr>
        <w:t>”; and</w:t>
      </w:r>
      <w:r w:rsidRPr="00455B82">
        <w:rPr>
          <w:rFonts w:ascii="HelveticaNeueLT Std" w:hAnsi="HelveticaNeueLT Std" w:cs="Calibri"/>
          <w:b/>
          <w:sz w:val="22"/>
          <w:szCs w:val="28"/>
          <w:lang w:val="en-US"/>
        </w:rPr>
        <w:t xml:space="preserve"> </w:t>
      </w:r>
      <w:r w:rsidRPr="00E35A40">
        <w:rPr>
          <w:rFonts w:ascii="HelveticaNeueLT Std" w:hAnsi="HelveticaNeueLT Std" w:cs="Calibri"/>
          <w:b/>
          <w:noProof/>
          <w:sz w:val="22"/>
          <w:szCs w:val="28"/>
          <w:lang w:val="en-US"/>
        </w:rPr>
        <w:t>LAM SEAN SHEUNG NAM</w:t>
      </w:r>
      <w:r w:rsidRPr="00455B82">
        <w:rPr>
          <w:rFonts w:ascii="HelveticaNeueLT Std" w:hAnsi="HelveticaNeueLT Std" w:cs="Calibri"/>
          <w:sz w:val="22"/>
          <w:szCs w:val="28"/>
          <w:lang w:val="en-US"/>
        </w:rPr>
        <w:t xml:space="preserve">, of legal age, </w:t>
      </w:r>
      <w:r w:rsidRPr="00E35A40">
        <w:rPr>
          <w:rFonts w:ascii="HelveticaNeueLT Std" w:hAnsi="HelveticaNeueLT Std" w:cs="Calibri"/>
          <w:noProof/>
          <w:sz w:val="22"/>
          <w:szCs w:val="28"/>
          <w:lang w:val="en-US"/>
        </w:rPr>
        <w:t>soltero</w:t>
      </w:r>
      <w:r w:rsidRPr="00455B82">
        <w:rPr>
          <w:rFonts w:ascii="HelveticaNeueLT Std" w:hAnsi="HelveticaNeueLT Std" w:cs="Calibri"/>
          <w:sz w:val="22"/>
          <w:szCs w:val="28"/>
          <w:lang w:val="en-US"/>
        </w:rPr>
        <w:t xml:space="preserve">, </w:t>
      </w:r>
      <w:r>
        <w:rPr>
          <w:rFonts w:ascii="HelveticaNeueLT Std" w:hAnsi="HelveticaNeueLT Std" w:cs="Calibri"/>
          <w:noProof/>
          <w:sz w:val="22"/>
          <w:szCs w:val="28"/>
          <w:lang w:val="en-US"/>
        </w:rPr>
        <w:t>a teacher</w:t>
      </w:r>
      <w:r w:rsidRPr="00455B82">
        <w:rPr>
          <w:rFonts w:ascii="HelveticaNeueLT Std" w:hAnsi="HelveticaNeueLT Std" w:cs="Calibri"/>
          <w:sz w:val="22"/>
          <w:szCs w:val="28"/>
          <w:lang w:val="en-US"/>
        </w:rPr>
        <w:t xml:space="preserve">, bearer of the </w:t>
      </w:r>
      <w:r>
        <w:rPr>
          <w:rFonts w:ascii="HelveticaNeueLT Std" w:hAnsi="HelveticaNeueLT Std" w:cs="Calibri"/>
          <w:sz w:val="22"/>
          <w:szCs w:val="28"/>
          <w:lang w:val="en-US"/>
        </w:rPr>
        <w:t>Chinese</w:t>
      </w:r>
      <w:r w:rsidRPr="00455B82">
        <w:rPr>
          <w:rFonts w:ascii="HelveticaNeueLT Std" w:hAnsi="HelveticaNeueLT Std" w:cs="Calibri"/>
          <w:sz w:val="22"/>
          <w:szCs w:val="28"/>
          <w:lang w:val="en-US"/>
        </w:rPr>
        <w:t xml:space="preserve"> passport number </w:t>
      </w:r>
      <w:r w:rsidRPr="00E35A40">
        <w:rPr>
          <w:rFonts w:ascii="HelveticaNeueLT Std" w:hAnsi="HelveticaNeueLT Std" w:cs="Calibri"/>
          <w:noProof/>
          <w:sz w:val="22"/>
          <w:szCs w:val="28"/>
          <w:lang w:val="en-US"/>
        </w:rPr>
        <w:t>K05729826</w:t>
      </w:r>
      <w:r w:rsidRPr="00455B82">
        <w:rPr>
          <w:rFonts w:ascii="HelveticaNeueLT Std" w:hAnsi="HelveticaNeueLT Std" w:cs="Calibri"/>
          <w:sz w:val="22"/>
          <w:szCs w:val="28"/>
          <w:lang w:val="en-US"/>
        </w:rPr>
        <w:t xml:space="preserve">, with domicile in </w:t>
      </w:r>
      <w:r w:rsidRPr="00E35A40">
        <w:rPr>
          <w:rFonts w:ascii="HelveticaNeueLT Std" w:hAnsi="HelveticaNeueLT Std" w:cs="Calibri"/>
          <w:noProof/>
          <w:sz w:val="22"/>
          <w:szCs w:val="28"/>
          <w:lang w:val="en-US"/>
        </w:rPr>
        <w:t>2/F, No 52 Cheung, Muk Tau Village, Ma On Shan Nt, Hong Kong</w:t>
      </w:r>
      <w:r w:rsidRPr="00455B82">
        <w:rPr>
          <w:rFonts w:ascii="HelveticaNeueLT Std" w:hAnsi="HelveticaNeueLT Std" w:cs="Calibri"/>
          <w:sz w:val="22"/>
          <w:szCs w:val="28"/>
          <w:lang w:val="en-US"/>
        </w:rPr>
        <w:t>; hereinafter designated as the “</w:t>
      </w:r>
      <w:r w:rsidRPr="00455B82">
        <w:rPr>
          <w:rFonts w:ascii="HelveticaNeueLT Std" w:hAnsi="HelveticaNeueLT Std" w:cs="Calibri"/>
          <w:b/>
          <w:sz w:val="22"/>
          <w:szCs w:val="28"/>
          <w:lang w:val="en-US"/>
        </w:rPr>
        <w:t>BUYER</w:t>
      </w:r>
      <w:r w:rsidRPr="00455B82">
        <w:rPr>
          <w:rFonts w:ascii="HelveticaNeueLT Std" w:hAnsi="HelveticaNeueLT Std" w:cs="Calibri"/>
          <w:sz w:val="22"/>
          <w:szCs w:val="28"/>
          <w:lang w:val="en-US"/>
        </w:rPr>
        <w:t xml:space="preserve">”, hereby enter into this </w:t>
      </w:r>
      <w:r w:rsidRPr="00455B82">
        <w:rPr>
          <w:rFonts w:ascii="HelveticaNeueLT Std" w:hAnsi="HelveticaNeueLT Std" w:cs="Calibri"/>
          <w:b/>
          <w:sz w:val="22"/>
          <w:szCs w:val="28"/>
          <w:lang w:val="en-US"/>
        </w:rPr>
        <w:t>Stock Purchase and Sale Agreement</w:t>
      </w:r>
      <w:r w:rsidRPr="00455B82">
        <w:rPr>
          <w:rFonts w:ascii="HelveticaNeueLT Std" w:hAnsi="HelveticaNeueLT Std" w:cs="Calibri"/>
          <w:sz w:val="22"/>
          <w:szCs w:val="28"/>
          <w:lang w:val="en-US"/>
        </w:rPr>
        <w:t xml:space="preserve"> (the Agreement) to be regulated by the Costa Rican Code of Commerce, Costa Rican Civil Code, applicable laws and the following covenants </w:t>
      </w:r>
      <w:r w:rsidRPr="00455B82">
        <w:rPr>
          <w:rFonts w:ascii="HelveticaNeueLT Std" w:eastAsia="Calibri" w:hAnsi="HelveticaNeueLT Std" w:cs="David"/>
          <w:b/>
          <w:szCs w:val="28"/>
          <w:lang w:val="en-US" w:eastAsia="en-US"/>
        </w:rPr>
        <w:t>following</w:t>
      </w:r>
      <w:r w:rsidRPr="00455B82">
        <w:rPr>
          <w:rFonts w:ascii="HelveticaNeueLT Std" w:eastAsia="Calibri" w:hAnsi="HelveticaNeueLT Std" w:cs="David"/>
          <w:b/>
          <w:sz w:val="20"/>
          <w:szCs w:val="32"/>
          <w:lang w:val="en-US" w:eastAsia="en-US"/>
        </w:rPr>
        <w:t xml:space="preserve"> </w:t>
      </w:r>
      <w:r w:rsidRPr="00455B82">
        <w:rPr>
          <w:rFonts w:ascii="HelveticaNeueLT Std" w:eastAsia="Calibri" w:hAnsi="HelveticaNeueLT Std" w:cs="David"/>
          <w:b/>
          <w:sz w:val="22"/>
          <w:szCs w:val="32"/>
          <w:lang w:val="en-US" w:eastAsia="en-US"/>
        </w:rPr>
        <w:t>covenants</w:t>
      </w:r>
      <w:r w:rsidRPr="00455B82">
        <w:rPr>
          <w:rFonts w:ascii="HelveticaNeueLT Std" w:eastAsia="Calibri" w:hAnsi="HelveticaNeueLT Std" w:cs="David"/>
          <w:sz w:val="22"/>
          <w:szCs w:val="32"/>
          <w:lang w:val="en-US" w:eastAsia="en-US"/>
        </w:rPr>
        <w:t xml:space="preserve">: </w:t>
      </w:r>
    </w:p>
    <w:p w14:paraId="1D4700FA" w14:textId="77777777" w:rsidR="00726642" w:rsidRPr="00455B82" w:rsidRDefault="00726642" w:rsidP="005B5677">
      <w:pPr>
        <w:spacing w:line="360" w:lineRule="auto"/>
        <w:ind w:firstLine="284"/>
        <w:jc w:val="both"/>
        <w:rPr>
          <w:rFonts w:ascii="HelveticaNeueLT Std" w:hAnsi="HelveticaNeueLT Std"/>
          <w:b/>
          <w:sz w:val="22"/>
          <w:szCs w:val="28"/>
          <w:lang w:val="en-US"/>
        </w:rPr>
      </w:pPr>
      <w:r w:rsidRPr="00455B82">
        <w:rPr>
          <w:rFonts w:ascii="HelveticaNeueLT Std" w:hAnsi="HelveticaNeueLT Std"/>
          <w:szCs w:val="28"/>
          <w:lang w:val="en-US"/>
        </w:rPr>
        <w:t xml:space="preserve"> </w:t>
      </w:r>
      <w:r w:rsidRPr="00455B82">
        <w:rPr>
          <w:rFonts w:ascii="HelveticaNeueLT Std" w:hAnsi="HelveticaNeueLT Std"/>
          <w:b/>
          <w:sz w:val="22"/>
          <w:szCs w:val="28"/>
          <w:lang w:val="en-US"/>
        </w:rPr>
        <w:t>WHEREAS:</w:t>
      </w:r>
    </w:p>
    <w:p w14:paraId="47FD341D" w14:textId="383D0D49" w:rsidR="00726642" w:rsidRPr="00455B82" w:rsidRDefault="00726642" w:rsidP="005B5677">
      <w:pPr>
        <w:spacing w:line="360" w:lineRule="auto"/>
        <w:ind w:firstLine="284"/>
        <w:jc w:val="both"/>
        <w:rPr>
          <w:rFonts w:ascii="HelveticaNeueLT Std" w:hAnsi="HelveticaNeueLT Std"/>
          <w:sz w:val="22"/>
          <w:szCs w:val="28"/>
          <w:lang w:val="en-US"/>
        </w:rPr>
      </w:pPr>
      <w:r w:rsidRPr="00455B82">
        <w:rPr>
          <w:rFonts w:ascii="HelveticaNeueLT Std" w:hAnsi="HelveticaNeueLT Std"/>
          <w:sz w:val="22"/>
          <w:szCs w:val="28"/>
          <w:lang w:val="en-US"/>
        </w:rPr>
        <w:t xml:space="preserve"> The </w:t>
      </w:r>
      <w:r w:rsidRPr="00455B82">
        <w:rPr>
          <w:rFonts w:ascii="HelveticaNeueLT Std" w:hAnsi="HelveticaNeueLT Std"/>
          <w:b/>
          <w:sz w:val="22"/>
          <w:szCs w:val="28"/>
          <w:lang w:val="en-US"/>
        </w:rPr>
        <w:t>SELLER</w:t>
      </w:r>
      <w:r w:rsidRPr="00455B82">
        <w:rPr>
          <w:rFonts w:ascii="HelveticaNeueLT Std" w:hAnsi="HelveticaNeueLT Std"/>
          <w:sz w:val="22"/>
          <w:szCs w:val="28"/>
          <w:lang w:val="en-US"/>
        </w:rPr>
        <w:t xml:space="preserve"> </w:t>
      </w:r>
      <w:r w:rsidRPr="001A38B3">
        <w:rPr>
          <w:rFonts w:ascii="HelveticaNeueLT Std" w:hAnsi="HelveticaNeueLT Std" w:cs="David"/>
          <w:b/>
          <w:sz w:val="22"/>
          <w:lang w:val="en-US"/>
        </w:rPr>
        <w:t xml:space="preserve">JIMÉNEZ ARIAS </w:t>
      </w:r>
      <w:r w:rsidRPr="00455B82">
        <w:rPr>
          <w:rFonts w:ascii="HelveticaNeueLT Std" w:hAnsi="HelveticaNeueLT Std"/>
          <w:sz w:val="22"/>
          <w:szCs w:val="28"/>
          <w:lang w:val="en-US"/>
        </w:rPr>
        <w:t xml:space="preserve">is the legitimate and sole owner of </w:t>
      </w:r>
      <w:r w:rsidRPr="00455B82">
        <w:rPr>
          <w:rFonts w:ascii="HelveticaNeueLT Std" w:hAnsi="HelveticaNeueLT Std"/>
          <w:b/>
          <w:sz w:val="22"/>
          <w:szCs w:val="28"/>
          <w:lang w:val="en-US"/>
        </w:rPr>
        <w:t>SEVEN HUNDRED AND FIFTY QUOTAS</w:t>
      </w:r>
      <w:r w:rsidRPr="00455B82">
        <w:rPr>
          <w:rFonts w:ascii="HelveticaNeueLT Std" w:hAnsi="HelveticaNeueLT Std"/>
          <w:sz w:val="22"/>
          <w:szCs w:val="28"/>
          <w:lang w:val="en-US"/>
        </w:rPr>
        <w:t xml:space="preserve"> </w:t>
      </w:r>
      <w:r w:rsidRPr="00455B82">
        <w:rPr>
          <w:rFonts w:ascii="HelveticaNeueLT Std" w:hAnsi="HelveticaNeueLT Std"/>
          <w:b/>
          <w:sz w:val="22"/>
          <w:szCs w:val="28"/>
          <w:lang w:val="en-US"/>
        </w:rPr>
        <w:t>(750)</w:t>
      </w:r>
      <w:r w:rsidRPr="00455B82">
        <w:rPr>
          <w:rFonts w:ascii="HelveticaNeueLT Std" w:hAnsi="HelveticaNeueLT Std"/>
          <w:sz w:val="22"/>
          <w:szCs w:val="28"/>
          <w:lang w:val="en-US"/>
        </w:rPr>
        <w:t xml:space="preserve"> and the </w:t>
      </w:r>
      <w:r w:rsidRPr="00455B82">
        <w:rPr>
          <w:rFonts w:ascii="HelveticaNeueLT Std" w:hAnsi="HelveticaNeueLT Std"/>
          <w:b/>
          <w:sz w:val="22"/>
          <w:szCs w:val="28"/>
          <w:lang w:val="en-US"/>
        </w:rPr>
        <w:t xml:space="preserve">SELLER </w:t>
      </w:r>
      <w:r w:rsidRPr="002F084F">
        <w:rPr>
          <w:rFonts w:ascii="HelveticaNeueLT Std" w:hAnsi="HelveticaNeueLT Std" w:cs="David"/>
          <w:b/>
          <w:sz w:val="22"/>
          <w:lang w:val="en-US"/>
        </w:rPr>
        <w:t xml:space="preserve">MENDEZ RAMIREZ </w:t>
      </w:r>
      <w:r w:rsidRPr="00455B82">
        <w:rPr>
          <w:rFonts w:ascii="HelveticaNeueLT Std" w:hAnsi="HelveticaNeueLT Std"/>
          <w:sz w:val="22"/>
          <w:szCs w:val="28"/>
          <w:lang w:val="en-US"/>
        </w:rPr>
        <w:t xml:space="preserve">is the legitimate and sole owner </w:t>
      </w:r>
      <w:r w:rsidRPr="00455B82">
        <w:rPr>
          <w:rFonts w:ascii="HelveticaNeueLT Std" w:hAnsi="HelveticaNeueLT Std"/>
          <w:b/>
          <w:sz w:val="22"/>
          <w:szCs w:val="28"/>
          <w:lang w:val="en-US"/>
        </w:rPr>
        <w:t>TWO HUNDRED AND FIFTY QUOTAS (250)</w:t>
      </w:r>
      <w:r w:rsidRPr="00455B82">
        <w:rPr>
          <w:rFonts w:ascii="HelveticaNeueLT Std" w:hAnsi="HelveticaNeueLT Std"/>
          <w:sz w:val="22"/>
          <w:szCs w:val="28"/>
          <w:lang w:val="en-US"/>
        </w:rPr>
        <w:t xml:space="preserve"> that are the capital stock of the Costa Rican company named </w:t>
      </w:r>
      <w:r w:rsidRPr="00E35A40">
        <w:rPr>
          <w:rFonts w:ascii="HelveticaNeueLT Std" w:hAnsi="HelveticaNeueLT Std"/>
          <w:b/>
          <w:noProof/>
          <w:sz w:val="22"/>
          <w:szCs w:val="28"/>
          <w:lang w:val="en-US"/>
        </w:rPr>
        <w:t>3-102-939604</w:t>
      </w:r>
      <w:r>
        <w:rPr>
          <w:rFonts w:ascii="HelveticaNeueLT Std" w:hAnsi="HelveticaNeueLT Std"/>
          <w:b/>
          <w:sz w:val="22"/>
          <w:szCs w:val="28"/>
          <w:lang w:val="en-US"/>
        </w:rPr>
        <w:t xml:space="preserve"> </w:t>
      </w:r>
      <w:r w:rsidRPr="00E35A40">
        <w:rPr>
          <w:rFonts w:ascii="HelveticaNeueLT Std" w:hAnsi="HelveticaNeueLT Std"/>
          <w:b/>
          <w:noProof/>
          <w:sz w:val="22"/>
          <w:szCs w:val="28"/>
          <w:lang w:val="en-US"/>
        </w:rPr>
        <w:t>LIMITADA</w:t>
      </w:r>
      <w:r w:rsidRPr="00455B82">
        <w:rPr>
          <w:rFonts w:ascii="HelveticaNeueLT Std" w:hAnsi="HelveticaNeueLT Std"/>
          <w:sz w:val="22"/>
          <w:szCs w:val="28"/>
          <w:lang w:val="en-US"/>
        </w:rPr>
        <w:t xml:space="preserve">, a corporation organized and existing under the laws of the Republic of Costa Rica, </w:t>
      </w:r>
      <w:r>
        <w:rPr>
          <w:rFonts w:ascii="HelveticaNeueLT Std" w:hAnsi="HelveticaNeueLT Std"/>
          <w:sz w:val="22"/>
          <w:szCs w:val="28"/>
          <w:lang w:val="en-US"/>
        </w:rPr>
        <w:t xml:space="preserve">with name and </w:t>
      </w:r>
      <w:r w:rsidRPr="00455B82">
        <w:rPr>
          <w:rFonts w:ascii="HelveticaNeueLT Std" w:hAnsi="HelveticaNeueLT Std"/>
          <w:sz w:val="22"/>
          <w:szCs w:val="28"/>
          <w:lang w:val="en-US"/>
        </w:rPr>
        <w:t xml:space="preserve">corporate identification number three- one hundred two- </w:t>
      </w:r>
      <w:r>
        <w:rPr>
          <w:rFonts w:ascii="HelveticaNeueLT Std" w:hAnsi="HelveticaNeueLT Std"/>
          <w:sz w:val="22"/>
          <w:szCs w:val="28"/>
          <w:lang w:val="en-US"/>
        </w:rPr>
        <w:t>nine</w:t>
      </w:r>
      <w:r w:rsidRPr="00455B82">
        <w:rPr>
          <w:rFonts w:ascii="HelveticaNeueLT Std" w:hAnsi="HelveticaNeueLT Std"/>
          <w:sz w:val="22"/>
          <w:szCs w:val="28"/>
          <w:lang w:val="en-US"/>
        </w:rPr>
        <w:t xml:space="preserve"> hundred </w:t>
      </w:r>
      <w:r>
        <w:rPr>
          <w:rFonts w:ascii="HelveticaNeueLT Std" w:hAnsi="HelveticaNeueLT Std"/>
          <w:sz w:val="22"/>
          <w:szCs w:val="28"/>
          <w:lang w:val="en-US"/>
        </w:rPr>
        <w:t>thirty-nine</w:t>
      </w:r>
      <w:r w:rsidRPr="00455B82">
        <w:rPr>
          <w:rFonts w:ascii="HelveticaNeueLT Std" w:hAnsi="HelveticaNeueLT Std"/>
          <w:sz w:val="22"/>
          <w:szCs w:val="28"/>
          <w:lang w:val="en-US"/>
        </w:rPr>
        <w:t xml:space="preserve"> thousand six hundred and </w:t>
      </w:r>
      <w:r>
        <w:rPr>
          <w:rFonts w:ascii="HelveticaNeueLT Std" w:hAnsi="HelveticaNeueLT Std"/>
          <w:sz w:val="22"/>
          <w:szCs w:val="28"/>
          <w:lang w:val="en-US"/>
        </w:rPr>
        <w:t>four</w:t>
      </w:r>
      <w:r w:rsidRPr="00455B82">
        <w:rPr>
          <w:rFonts w:ascii="HelveticaNeueLT Std" w:hAnsi="HelveticaNeueLT Std"/>
          <w:sz w:val="22"/>
          <w:szCs w:val="28"/>
          <w:lang w:val="en-US"/>
        </w:rPr>
        <w:t xml:space="preserve"> (</w:t>
      </w:r>
      <w:r w:rsidRPr="00E35A40">
        <w:rPr>
          <w:rFonts w:ascii="HelveticaNeueLT Std" w:hAnsi="HelveticaNeueLT Std"/>
          <w:noProof/>
          <w:sz w:val="22"/>
          <w:szCs w:val="28"/>
          <w:lang w:val="en-US"/>
        </w:rPr>
        <w:t>3-102-939604</w:t>
      </w:r>
      <w:r w:rsidRPr="00455B82">
        <w:rPr>
          <w:rFonts w:ascii="HelveticaNeueLT Std" w:hAnsi="HelveticaNeueLT Std"/>
          <w:sz w:val="22"/>
          <w:szCs w:val="28"/>
          <w:lang w:val="en-US"/>
        </w:rPr>
        <w:t xml:space="preserve">), </w:t>
      </w:r>
      <w:r>
        <w:rPr>
          <w:rFonts w:ascii="HelveticaNeueLT Std" w:hAnsi="HelveticaNeueLT Std"/>
          <w:sz w:val="22"/>
          <w:szCs w:val="28"/>
          <w:lang w:val="en-US"/>
        </w:rPr>
        <w:t xml:space="preserve">internal reference </w:t>
      </w:r>
      <w:r w:rsidRPr="00E35A40">
        <w:rPr>
          <w:rFonts w:ascii="HelveticaNeueLT Std" w:hAnsi="HelveticaNeueLT Std"/>
          <w:b/>
          <w:bCs/>
          <w:noProof/>
          <w:sz w:val="22"/>
          <w:szCs w:val="28"/>
          <w:lang w:val="en-US"/>
        </w:rPr>
        <w:t>CR00009</w:t>
      </w:r>
      <w:r>
        <w:rPr>
          <w:rFonts w:ascii="HelveticaNeueLT Std" w:hAnsi="HelveticaNeueLT Std"/>
          <w:sz w:val="22"/>
          <w:szCs w:val="28"/>
          <w:lang w:val="en-US"/>
        </w:rPr>
        <w:t xml:space="preserve">, </w:t>
      </w:r>
      <w:r w:rsidRPr="00455B82">
        <w:rPr>
          <w:rFonts w:ascii="HelveticaNeueLT Std" w:hAnsi="HelveticaNeueLT Std"/>
          <w:sz w:val="22"/>
          <w:szCs w:val="28"/>
          <w:lang w:val="en-US"/>
        </w:rPr>
        <w:t xml:space="preserve">registered before the Mercantile Registry, (hereinafter the “Company”), which has a </w:t>
      </w:r>
      <w:r w:rsidRPr="00455B82">
        <w:rPr>
          <w:rFonts w:ascii="HelveticaNeueLT Std" w:hAnsi="HelveticaNeueLT Std"/>
          <w:b/>
          <w:sz w:val="22"/>
          <w:szCs w:val="28"/>
          <w:lang w:val="en-US"/>
        </w:rPr>
        <w:t>capital stock</w:t>
      </w:r>
      <w:r w:rsidRPr="00455B82">
        <w:rPr>
          <w:rFonts w:ascii="HelveticaNeueLT Std" w:hAnsi="HelveticaNeueLT Std"/>
          <w:sz w:val="22"/>
          <w:szCs w:val="28"/>
          <w:lang w:val="en-US"/>
        </w:rPr>
        <w:t xml:space="preserve"> of </w:t>
      </w:r>
      <w:r w:rsidRPr="00455B82">
        <w:rPr>
          <w:rFonts w:ascii="HelveticaNeueLT Std" w:hAnsi="HelveticaNeueLT Std"/>
          <w:b/>
          <w:sz w:val="22"/>
          <w:szCs w:val="28"/>
          <w:lang w:val="en-US"/>
        </w:rPr>
        <w:t>one hundred thousand colons (¢</w:t>
      </w:r>
      <w:r w:rsidRPr="00E35A40">
        <w:rPr>
          <w:rFonts w:ascii="HelveticaNeueLT Std" w:hAnsi="HelveticaNeueLT Std"/>
          <w:b/>
          <w:noProof/>
          <w:sz w:val="22"/>
          <w:szCs w:val="28"/>
          <w:lang w:val="en-US"/>
        </w:rPr>
        <w:t>100 000</w:t>
      </w:r>
      <w:r w:rsidRPr="00455B82">
        <w:rPr>
          <w:rFonts w:ascii="HelveticaNeueLT Std" w:hAnsi="HelveticaNeueLT Std"/>
          <w:b/>
          <w:sz w:val="22"/>
          <w:szCs w:val="28"/>
          <w:lang w:val="en-US"/>
        </w:rPr>
        <w:t>)</w:t>
      </w:r>
      <w:r w:rsidRPr="00455B82">
        <w:rPr>
          <w:rFonts w:ascii="HelveticaNeueLT Std" w:hAnsi="HelveticaNeueLT Std"/>
          <w:sz w:val="22"/>
          <w:szCs w:val="28"/>
          <w:lang w:val="en-US"/>
        </w:rPr>
        <w:t xml:space="preserve">, divided into </w:t>
      </w:r>
      <w:r w:rsidRPr="00455B82">
        <w:rPr>
          <w:rFonts w:ascii="HelveticaNeueLT Std" w:hAnsi="HelveticaNeueLT Std"/>
          <w:b/>
          <w:sz w:val="22"/>
          <w:szCs w:val="28"/>
          <w:lang w:val="en-US"/>
        </w:rPr>
        <w:t>one thousand</w:t>
      </w:r>
      <w:r w:rsidRPr="00455B82">
        <w:rPr>
          <w:rFonts w:ascii="HelveticaNeueLT Std" w:hAnsi="HelveticaNeueLT Std"/>
          <w:sz w:val="22"/>
          <w:szCs w:val="28"/>
          <w:lang w:val="en-US"/>
        </w:rPr>
        <w:t xml:space="preserve"> </w:t>
      </w:r>
      <w:r w:rsidRPr="00455B82">
        <w:rPr>
          <w:rFonts w:ascii="HelveticaNeueLT Std" w:hAnsi="HelveticaNeueLT Std"/>
          <w:b/>
          <w:sz w:val="22"/>
          <w:szCs w:val="28"/>
          <w:lang w:val="en-US"/>
        </w:rPr>
        <w:t>QUOTAS (</w:t>
      </w:r>
      <w:r w:rsidRPr="00E35A40">
        <w:rPr>
          <w:rFonts w:ascii="HelveticaNeueLT Std" w:hAnsi="HelveticaNeueLT Std"/>
          <w:b/>
          <w:noProof/>
          <w:sz w:val="22"/>
          <w:szCs w:val="22"/>
          <w:lang w:val="en-US"/>
        </w:rPr>
        <w:t>1000</w:t>
      </w:r>
      <w:r w:rsidRPr="00455B82">
        <w:rPr>
          <w:rFonts w:ascii="HelveticaNeueLT Std" w:hAnsi="HelveticaNeueLT Std"/>
          <w:b/>
          <w:sz w:val="22"/>
          <w:szCs w:val="28"/>
          <w:lang w:val="en-US"/>
        </w:rPr>
        <w:t>)</w:t>
      </w:r>
      <w:r w:rsidRPr="00455B82">
        <w:rPr>
          <w:rFonts w:ascii="HelveticaNeueLT Std" w:hAnsi="HelveticaNeueLT Std"/>
          <w:sz w:val="22"/>
          <w:szCs w:val="28"/>
          <w:lang w:val="en-US"/>
        </w:rPr>
        <w:t xml:space="preserve"> of </w:t>
      </w:r>
      <w:r w:rsidRPr="00455B82">
        <w:rPr>
          <w:rFonts w:ascii="HelveticaNeueLT Std" w:hAnsi="HelveticaNeueLT Std"/>
          <w:b/>
          <w:sz w:val="22"/>
          <w:szCs w:val="28"/>
          <w:lang w:val="en-US"/>
        </w:rPr>
        <w:t>one hundred colons (¢</w:t>
      </w:r>
      <w:r>
        <w:rPr>
          <w:rFonts w:ascii="HelveticaNeueLT Std" w:hAnsi="HelveticaNeueLT Std"/>
          <w:b/>
          <w:noProof/>
          <w:sz w:val="22"/>
          <w:szCs w:val="28"/>
          <w:lang w:val="en-US"/>
        </w:rPr>
        <w:t>100</w:t>
      </w:r>
      <w:r w:rsidRPr="00455B82">
        <w:rPr>
          <w:rFonts w:ascii="HelveticaNeueLT Std" w:hAnsi="HelveticaNeueLT Std"/>
          <w:b/>
          <w:sz w:val="22"/>
          <w:szCs w:val="28"/>
          <w:lang w:val="en-US"/>
        </w:rPr>
        <w:t>)</w:t>
      </w:r>
      <w:r w:rsidRPr="00455B82">
        <w:rPr>
          <w:rFonts w:ascii="HelveticaNeueLT Std" w:hAnsi="HelveticaNeueLT Std"/>
          <w:sz w:val="22"/>
          <w:szCs w:val="28"/>
          <w:lang w:val="en-US"/>
        </w:rPr>
        <w:t xml:space="preserve"> each one (hereinafter the “</w:t>
      </w:r>
      <w:r w:rsidRPr="00455B82">
        <w:rPr>
          <w:rFonts w:ascii="HelveticaNeueLT Std" w:hAnsi="HelveticaNeueLT Std"/>
          <w:b/>
          <w:sz w:val="22"/>
          <w:szCs w:val="28"/>
          <w:lang w:val="en-US"/>
        </w:rPr>
        <w:t>STOCK</w:t>
      </w:r>
      <w:r w:rsidRPr="00455B82">
        <w:rPr>
          <w:rFonts w:ascii="HelveticaNeueLT Std" w:hAnsi="HelveticaNeueLT Std"/>
          <w:sz w:val="22"/>
          <w:szCs w:val="28"/>
          <w:lang w:val="en-US"/>
        </w:rPr>
        <w:t xml:space="preserve">”). The </w:t>
      </w:r>
      <w:r w:rsidRPr="00455B82">
        <w:rPr>
          <w:rFonts w:ascii="HelveticaNeueLT Std" w:hAnsi="HelveticaNeueLT Std"/>
          <w:b/>
          <w:sz w:val="22"/>
          <w:szCs w:val="28"/>
          <w:lang w:val="en-US"/>
        </w:rPr>
        <w:t xml:space="preserve">SELLERS </w:t>
      </w:r>
      <w:r w:rsidRPr="00455B82">
        <w:rPr>
          <w:rFonts w:ascii="HelveticaNeueLT Std" w:hAnsi="HelveticaNeueLT Std"/>
          <w:sz w:val="22"/>
          <w:szCs w:val="28"/>
          <w:lang w:val="en-US"/>
        </w:rPr>
        <w:t xml:space="preserve">are the owners of the </w:t>
      </w:r>
      <w:proofErr w:type="gramStart"/>
      <w:r w:rsidRPr="00455B82">
        <w:rPr>
          <w:rFonts w:ascii="HelveticaNeueLT Std" w:hAnsi="HelveticaNeueLT Std"/>
          <w:sz w:val="22"/>
          <w:szCs w:val="28"/>
          <w:lang w:val="en-US"/>
        </w:rPr>
        <w:t>aforementioned capital</w:t>
      </w:r>
      <w:proofErr w:type="gramEnd"/>
      <w:r w:rsidRPr="00455B82">
        <w:rPr>
          <w:rFonts w:ascii="HelveticaNeueLT Std" w:hAnsi="HelveticaNeueLT Std"/>
          <w:sz w:val="22"/>
          <w:szCs w:val="28"/>
          <w:lang w:val="en-US"/>
        </w:rPr>
        <w:t xml:space="preserve"> based on the Stockholder’s Registry Minutes; Book: one, page: two, entry: one.</w:t>
      </w:r>
    </w:p>
    <w:p w14:paraId="57C50657" w14:textId="77777777" w:rsidR="00726642" w:rsidRPr="00455B82" w:rsidRDefault="00726642" w:rsidP="005B5677">
      <w:pPr>
        <w:spacing w:line="360" w:lineRule="auto"/>
        <w:ind w:firstLine="284"/>
        <w:jc w:val="both"/>
        <w:rPr>
          <w:rFonts w:ascii="HelveticaNeueLT Std" w:hAnsi="HelveticaNeueLT Std"/>
          <w:sz w:val="22"/>
          <w:szCs w:val="28"/>
          <w:lang w:val="en-US"/>
        </w:rPr>
      </w:pPr>
      <w:r w:rsidRPr="00455B82">
        <w:rPr>
          <w:rFonts w:ascii="HelveticaNeueLT Std" w:hAnsi="HelveticaNeueLT Std"/>
          <w:sz w:val="22"/>
          <w:szCs w:val="28"/>
          <w:lang w:val="en-US"/>
        </w:rPr>
        <w:t xml:space="preserve">The </w:t>
      </w:r>
      <w:r w:rsidRPr="00455B82">
        <w:rPr>
          <w:rFonts w:ascii="HelveticaNeueLT Std" w:hAnsi="HelveticaNeueLT Std"/>
          <w:b/>
          <w:sz w:val="22"/>
          <w:szCs w:val="28"/>
          <w:lang w:val="en-US"/>
        </w:rPr>
        <w:t>SELLERS</w:t>
      </w:r>
      <w:r w:rsidRPr="00455B82">
        <w:rPr>
          <w:rFonts w:ascii="HelveticaNeueLT Std" w:hAnsi="HelveticaNeueLT Std"/>
          <w:sz w:val="22"/>
          <w:szCs w:val="28"/>
          <w:lang w:val="en-US"/>
        </w:rPr>
        <w:t xml:space="preserve"> guarantee that the Company is not involved in any litigation whatsoever, is up to date on all taxes and duties to any government or municipal agencies of the Republic of Costa Rica. They also guarantee that quotas or stocks are free from any burden, annotations, conditions, contracts, pawns, or any other conditions that might affect the ownership of the quotas or shares of the buyers.</w:t>
      </w:r>
    </w:p>
    <w:p w14:paraId="3C910E39" w14:textId="77777777" w:rsidR="00726642" w:rsidRPr="00455B82" w:rsidRDefault="00726642" w:rsidP="005B5677">
      <w:pPr>
        <w:spacing w:line="360" w:lineRule="auto"/>
        <w:ind w:firstLine="284"/>
        <w:jc w:val="both"/>
        <w:rPr>
          <w:rFonts w:ascii="HelveticaNeueLT Std" w:hAnsi="HelveticaNeueLT Std"/>
          <w:sz w:val="22"/>
          <w:szCs w:val="28"/>
          <w:lang w:val="en-US"/>
        </w:rPr>
      </w:pPr>
    </w:p>
    <w:p w14:paraId="23DB79A6" w14:textId="77777777" w:rsidR="00726642" w:rsidRPr="00455B82" w:rsidRDefault="00726642" w:rsidP="005B5677">
      <w:pPr>
        <w:pBdr>
          <w:top w:val="single" w:sz="4" w:space="1" w:color="auto"/>
          <w:left w:val="single" w:sz="4" w:space="4" w:color="auto"/>
          <w:bottom w:val="single" w:sz="4" w:space="1" w:color="auto"/>
          <w:right w:val="single" w:sz="4" w:space="4" w:color="auto"/>
        </w:pBdr>
        <w:spacing w:line="360" w:lineRule="auto"/>
        <w:ind w:firstLine="284"/>
        <w:jc w:val="both"/>
        <w:rPr>
          <w:rFonts w:ascii="HelveticaNeueLT Std" w:eastAsia="Calibri" w:hAnsi="HelveticaNeueLT Std" w:cs="David"/>
          <w:b/>
          <w:sz w:val="22"/>
          <w:szCs w:val="32"/>
          <w:lang w:val="en-US" w:eastAsia="en-US"/>
        </w:rPr>
      </w:pPr>
      <w:r w:rsidRPr="00455B82">
        <w:rPr>
          <w:rFonts w:ascii="HelveticaNeueLT Std" w:eastAsia="Calibri" w:hAnsi="HelveticaNeueLT Std" w:cs="David"/>
          <w:b/>
          <w:sz w:val="22"/>
          <w:szCs w:val="32"/>
          <w:lang w:val="en-US" w:eastAsia="en-US"/>
        </w:rPr>
        <w:lastRenderedPageBreak/>
        <w:t>THEREFORE, IT IS AGREED AS FOLLOWS:</w:t>
      </w:r>
    </w:p>
    <w:p w14:paraId="35D6A016" w14:textId="77777777" w:rsidR="00726642" w:rsidRPr="00455B82" w:rsidRDefault="00726642" w:rsidP="00B80F66">
      <w:pPr>
        <w:spacing w:line="360" w:lineRule="auto"/>
        <w:ind w:firstLine="284"/>
        <w:jc w:val="both"/>
        <w:rPr>
          <w:rFonts w:ascii="HelveticaNeueLT Std" w:hAnsi="HelveticaNeueLT Std"/>
          <w:sz w:val="22"/>
          <w:szCs w:val="22"/>
          <w:lang w:val="en-US"/>
        </w:rPr>
      </w:pPr>
      <w:r w:rsidRPr="00455B82">
        <w:rPr>
          <w:rFonts w:ascii="HelveticaNeueLT Std" w:hAnsi="HelveticaNeueLT Std"/>
          <w:sz w:val="22"/>
          <w:szCs w:val="28"/>
          <w:lang w:val="en-US"/>
        </w:rPr>
        <w:t xml:space="preserve"> </w:t>
      </w:r>
      <w:r w:rsidRPr="00455B82">
        <w:rPr>
          <w:rFonts w:ascii="HelveticaNeueLT Std" w:hAnsi="HelveticaNeueLT Std"/>
          <w:b/>
          <w:sz w:val="22"/>
          <w:szCs w:val="22"/>
          <w:lang w:val="en-US"/>
        </w:rPr>
        <w:t>FIRST: TRANSACTION:</w:t>
      </w:r>
      <w:r w:rsidRPr="00455B82">
        <w:rPr>
          <w:rFonts w:ascii="HelveticaNeueLT Std" w:hAnsi="HelveticaNeueLT Std"/>
          <w:sz w:val="22"/>
          <w:szCs w:val="22"/>
          <w:lang w:val="en-US"/>
        </w:rPr>
        <w:t xml:space="preserve"> The </w:t>
      </w:r>
      <w:r w:rsidRPr="00455B82">
        <w:rPr>
          <w:rFonts w:ascii="HelveticaNeueLT Std" w:hAnsi="HelveticaNeueLT Std"/>
          <w:b/>
          <w:sz w:val="22"/>
          <w:szCs w:val="22"/>
          <w:lang w:val="en-US"/>
        </w:rPr>
        <w:t>SELLERS</w:t>
      </w:r>
      <w:r w:rsidRPr="00455B82">
        <w:rPr>
          <w:rFonts w:ascii="HelveticaNeueLT Std" w:hAnsi="HelveticaNeueLT Std"/>
          <w:sz w:val="22"/>
          <w:szCs w:val="22"/>
          <w:lang w:val="en-US"/>
        </w:rPr>
        <w:t xml:space="preserve"> wish to sell to the </w:t>
      </w:r>
      <w:r w:rsidRPr="00455B82">
        <w:rPr>
          <w:rFonts w:ascii="HelveticaNeueLT Std" w:hAnsi="HelveticaNeueLT Std"/>
          <w:b/>
          <w:sz w:val="22"/>
          <w:szCs w:val="22"/>
          <w:lang w:val="en-US"/>
        </w:rPr>
        <w:t>BUYER</w:t>
      </w:r>
      <w:r w:rsidRPr="00455B82">
        <w:rPr>
          <w:rFonts w:ascii="HelveticaNeueLT Std" w:hAnsi="HelveticaNeueLT Std"/>
          <w:sz w:val="22"/>
          <w:szCs w:val="22"/>
          <w:lang w:val="en-US"/>
        </w:rPr>
        <w:t xml:space="preserve"> the total of the </w:t>
      </w:r>
      <w:r w:rsidRPr="00455B82">
        <w:rPr>
          <w:rFonts w:ascii="HelveticaNeueLT Std" w:hAnsi="HelveticaNeueLT Std"/>
          <w:b/>
          <w:sz w:val="22"/>
          <w:szCs w:val="22"/>
          <w:lang w:val="en-US"/>
        </w:rPr>
        <w:t>quotas</w:t>
      </w:r>
      <w:r w:rsidRPr="00455B82">
        <w:rPr>
          <w:rFonts w:ascii="HelveticaNeueLT Std" w:hAnsi="HelveticaNeueLT Std"/>
          <w:sz w:val="22"/>
          <w:szCs w:val="22"/>
          <w:lang w:val="en-US"/>
        </w:rPr>
        <w:t xml:space="preserve"> of the corporation, which belong in their entirety to the </w:t>
      </w:r>
      <w:r w:rsidRPr="00455B82">
        <w:rPr>
          <w:rFonts w:ascii="HelveticaNeueLT Std" w:hAnsi="HelveticaNeueLT Std"/>
          <w:b/>
          <w:sz w:val="22"/>
          <w:szCs w:val="22"/>
          <w:lang w:val="en-US"/>
        </w:rPr>
        <w:t>SELLERS, according to the following distribution</w:t>
      </w:r>
      <w:r w:rsidRPr="00455B82">
        <w:rPr>
          <w:rFonts w:ascii="HelveticaNeueLT Std" w:hAnsi="HelveticaNeueLT Std"/>
          <w:sz w:val="22"/>
          <w:szCs w:val="22"/>
          <w:lang w:val="en-US"/>
        </w:rPr>
        <w:t xml:space="preserve">: The </w:t>
      </w:r>
      <w:r w:rsidRPr="00455B82">
        <w:rPr>
          <w:rFonts w:ascii="HelveticaNeueLT Std" w:hAnsi="HelveticaNeueLT Std"/>
          <w:b/>
          <w:sz w:val="22"/>
          <w:szCs w:val="22"/>
          <w:lang w:val="en-US"/>
        </w:rPr>
        <w:t xml:space="preserve">SELLER </w:t>
      </w:r>
      <w:r w:rsidRPr="001A38B3">
        <w:rPr>
          <w:rFonts w:ascii="HelveticaNeueLT Std" w:hAnsi="HelveticaNeueLT Std" w:cs="David"/>
          <w:b/>
          <w:sz w:val="22"/>
          <w:lang w:val="en-US"/>
        </w:rPr>
        <w:t xml:space="preserve">JIMÉNEZ ARIAS </w:t>
      </w:r>
      <w:r w:rsidRPr="00455B82">
        <w:rPr>
          <w:rFonts w:ascii="HelveticaNeueLT Std" w:hAnsi="HelveticaNeueLT Std"/>
          <w:sz w:val="22"/>
          <w:szCs w:val="22"/>
          <w:lang w:val="en-US"/>
        </w:rPr>
        <w:t xml:space="preserve">and the </w:t>
      </w:r>
      <w:r w:rsidRPr="00455B82">
        <w:rPr>
          <w:rFonts w:ascii="HelveticaNeueLT Std" w:hAnsi="HelveticaNeueLT Std"/>
          <w:b/>
          <w:sz w:val="22"/>
          <w:szCs w:val="22"/>
          <w:lang w:val="en-US"/>
        </w:rPr>
        <w:t xml:space="preserve">SELLER </w:t>
      </w:r>
      <w:r w:rsidRPr="002F084F">
        <w:rPr>
          <w:rFonts w:ascii="HelveticaNeueLT Std" w:hAnsi="HelveticaNeueLT Std" w:cs="David"/>
          <w:b/>
          <w:sz w:val="22"/>
          <w:lang w:val="en-US"/>
        </w:rPr>
        <w:t>MENDEZ RAMIREZ</w:t>
      </w:r>
      <w:r w:rsidRPr="00455B82">
        <w:rPr>
          <w:rFonts w:ascii="HelveticaNeueLT Std" w:hAnsi="HelveticaNeueLT Std"/>
          <w:sz w:val="22"/>
          <w:szCs w:val="22"/>
          <w:lang w:val="en-US"/>
        </w:rPr>
        <w:t xml:space="preserve"> sell, jointly, to the </w:t>
      </w:r>
      <w:r w:rsidRPr="00455B82">
        <w:rPr>
          <w:rFonts w:ascii="HelveticaNeueLT Std" w:hAnsi="HelveticaNeueLT Std"/>
          <w:b/>
          <w:sz w:val="22"/>
          <w:szCs w:val="22"/>
          <w:lang w:val="en-US"/>
        </w:rPr>
        <w:t>BUYER</w:t>
      </w:r>
      <w:r w:rsidRPr="00455B82">
        <w:rPr>
          <w:rFonts w:ascii="HelveticaNeueLT Std" w:hAnsi="HelveticaNeueLT Std"/>
          <w:sz w:val="22"/>
          <w:szCs w:val="22"/>
          <w:lang w:val="en-US"/>
        </w:rPr>
        <w:t xml:space="preserve"> </w:t>
      </w:r>
      <w:r w:rsidRPr="00E35A40">
        <w:rPr>
          <w:rFonts w:ascii="HelveticaNeueLT Std" w:hAnsi="HelveticaNeueLT Std"/>
          <w:b/>
          <w:noProof/>
          <w:sz w:val="22"/>
          <w:szCs w:val="22"/>
          <w:lang w:val="en-US"/>
        </w:rPr>
        <w:t>LAM SEAN SHEUNG NAM</w:t>
      </w:r>
      <w:r w:rsidRPr="00455B82">
        <w:rPr>
          <w:rFonts w:ascii="HelveticaNeueLT Std" w:hAnsi="HelveticaNeueLT Std"/>
          <w:b/>
          <w:noProof/>
          <w:sz w:val="22"/>
          <w:szCs w:val="22"/>
          <w:lang w:val="en-US"/>
        </w:rPr>
        <w:t xml:space="preserve"> </w:t>
      </w:r>
      <w:r w:rsidRPr="00455B82">
        <w:rPr>
          <w:rFonts w:ascii="HelveticaNeueLT Std" w:hAnsi="HelveticaNeueLT Std"/>
          <w:sz w:val="22"/>
          <w:szCs w:val="22"/>
          <w:lang w:val="en-US"/>
        </w:rPr>
        <w:t xml:space="preserve">the amount of </w:t>
      </w:r>
      <w:r w:rsidRPr="00455B82">
        <w:rPr>
          <w:rFonts w:ascii="HelveticaNeueLT Std" w:hAnsi="HelveticaNeueLT Std"/>
          <w:b/>
          <w:sz w:val="22"/>
          <w:szCs w:val="22"/>
          <w:lang w:val="en-US"/>
        </w:rPr>
        <w:t>ONE THOUSAND QUOTAS</w:t>
      </w:r>
      <w:r w:rsidRPr="00455B82">
        <w:rPr>
          <w:rFonts w:ascii="HelveticaNeueLT Std" w:hAnsi="HelveticaNeueLT Std"/>
          <w:sz w:val="22"/>
          <w:szCs w:val="22"/>
          <w:lang w:val="en-US"/>
        </w:rPr>
        <w:t xml:space="preserve"> </w:t>
      </w:r>
      <w:r w:rsidRPr="00455B82">
        <w:rPr>
          <w:rFonts w:ascii="HelveticaNeueLT Std" w:hAnsi="HelveticaNeueLT Std"/>
          <w:b/>
          <w:sz w:val="22"/>
          <w:szCs w:val="22"/>
          <w:lang w:val="en-US"/>
        </w:rPr>
        <w:t>(</w:t>
      </w:r>
      <w:r w:rsidRPr="00E35A40">
        <w:rPr>
          <w:rFonts w:ascii="HelveticaNeueLT Std" w:hAnsi="HelveticaNeueLT Std"/>
          <w:b/>
          <w:noProof/>
          <w:sz w:val="22"/>
          <w:szCs w:val="22"/>
          <w:lang w:val="en-US"/>
        </w:rPr>
        <w:t>1000</w:t>
      </w:r>
      <w:r w:rsidRPr="00455B82">
        <w:rPr>
          <w:rFonts w:ascii="HelveticaNeueLT Std" w:hAnsi="HelveticaNeueLT Std"/>
          <w:b/>
          <w:sz w:val="22"/>
          <w:szCs w:val="22"/>
          <w:lang w:val="en-US"/>
        </w:rPr>
        <w:t>)</w:t>
      </w:r>
      <w:r w:rsidRPr="00455B82">
        <w:rPr>
          <w:rFonts w:ascii="HelveticaNeueLT Std" w:hAnsi="HelveticaNeueLT Std"/>
          <w:sz w:val="22"/>
          <w:szCs w:val="22"/>
          <w:lang w:val="en-US"/>
        </w:rPr>
        <w:t xml:space="preserve"> and according to this new distribution, the </w:t>
      </w:r>
      <w:r w:rsidRPr="00455B82">
        <w:rPr>
          <w:rFonts w:ascii="HelveticaNeueLT Std" w:hAnsi="HelveticaNeueLT Std"/>
          <w:b/>
          <w:sz w:val="22"/>
          <w:szCs w:val="22"/>
          <w:lang w:val="en-US"/>
        </w:rPr>
        <w:t>BUYER</w:t>
      </w:r>
      <w:r w:rsidRPr="00455B82">
        <w:rPr>
          <w:rFonts w:ascii="HelveticaNeueLT Std" w:hAnsi="HelveticaNeueLT Std"/>
          <w:sz w:val="22"/>
          <w:szCs w:val="22"/>
          <w:lang w:val="en-US"/>
        </w:rPr>
        <w:t xml:space="preserve"> </w:t>
      </w:r>
      <w:r w:rsidRPr="00E35A40">
        <w:rPr>
          <w:rFonts w:ascii="HelveticaNeueLT Std" w:hAnsi="HelveticaNeueLT Std"/>
          <w:b/>
          <w:noProof/>
          <w:sz w:val="22"/>
          <w:szCs w:val="22"/>
          <w:lang w:val="en-US"/>
        </w:rPr>
        <w:t>LAM SEAN SHEUNG NAM</w:t>
      </w:r>
      <w:r w:rsidRPr="00455B82">
        <w:rPr>
          <w:rFonts w:ascii="HelveticaNeueLT Std" w:hAnsi="HelveticaNeueLT Std"/>
          <w:sz w:val="22"/>
          <w:szCs w:val="22"/>
          <w:lang w:val="en-US"/>
        </w:rPr>
        <w:t xml:space="preserve"> is, hereinafter, the owner of </w:t>
      </w:r>
      <w:r w:rsidRPr="00455B82">
        <w:rPr>
          <w:rFonts w:ascii="HelveticaNeueLT Std" w:hAnsi="HelveticaNeueLT Std"/>
          <w:b/>
          <w:sz w:val="22"/>
          <w:szCs w:val="22"/>
          <w:lang w:val="en-US"/>
        </w:rPr>
        <w:t xml:space="preserve">ONE THOUSAND QUOTAS </w:t>
      </w:r>
      <w:r w:rsidRPr="00455B82">
        <w:rPr>
          <w:rFonts w:ascii="HelveticaNeueLT Std" w:hAnsi="HelveticaNeueLT Std"/>
          <w:sz w:val="22"/>
          <w:szCs w:val="22"/>
          <w:lang w:val="en-US"/>
        </w:rPr>
        <w:t xml:space="preserve">and </w:t>
      </w:r>
      <w:r w:rsidRPr="00E35A40">
        <w:rPr>
          <w:rFonts w:ascii="HelveticaNeueLT Std" w:hAnsi="HelveticaNeueLT Std"/>
          <w:b/>
          <w:noProof/>
          <w:sz w:val="22"/>
          <w:szCs w:val="22"/>
          <w:lang w:val="en-US"/>
        </w:rPr>
        <w:t>100%</w:t>
      </w:r>
      <w:r w:rsidRPr="00455B82">
        <w:rPr>
          <w:rFonts w:ascii="HelveticaNeueLT Std" w:hAnsi="HelveticaNeueLT Std"/>
          <w:b/>
          <w:sz w:val="22"/>
          <w:szCs w:val="22"/>
          <w:lang w:val="en-US"/>
        </w:rPr>
        <w:t xml:space="preserve"> </w:t>
      </w:r>
      <w:r w:rsidRPr="00455B82">
        <w:rPr>
          <w:rFonts w:ascii="HelveticaNeueLT Std" w:hAnsi="HelveticaNeueLT Std"/>
          <w:sz w:val="22"/>
          <w:szCs w:val="22"/>
          <w:lang w:val="en-US"/>
        </w:rPr>
        <w:t xml:space="preserve">of the STOCK of the Corporation.  </w:t>
      </w:r>
    </w:p>
    <w:p w14:paraId="05C82A1D" w14:textId="77777777" w:rsidR="00726642" w:rsidRPr="00455B82" w:rsidRDefault="00726642" w:rsidP="00B80F66">
      <w:pPr>
        <w:spacing w:line="360" w:lineRule="auto"/>
        <w:ind w:firstLine="284"/>
        <w:jc w:val="both"/>
        <w:rPr>
          <w:rFonts w:ascii="HelveticaNeueLT Std" w:hAnsi="HelveticaNeueLT Std"/>
          <w:b/>
          <w:sz w:val="22"/>
          <w:szCs w:val="28"/>
          <w:lang w:val="en-US"/>
        </w:rPr>
      </w:pPr>
    </w:p>
    <w:p w14:paraId="6B043DE6" w14:textId="77777777" w:rsidR="00726642" w:rsidRPr="00455B82" w:rsidRDefault="00726642" w:rsidP="00B80F66">
      <w:pPr>
        <w:spacing w:line="360" w:lineRule="auto"/>
        <w:ind w:firstLine="284"/>
        <w:jc w:val="both"/>
        <w:rPr>
          <w:ins w:id="0" w:author="clara" w:date="2009-05-13T14:23:00Z"/>
          <w:rFonts w:ascii="HelveticaNeueLT Std" w:hAnsi="HelveticaNeueLT Std"/>
          <w:sz w:val="22"/>
          <w:szCs w:val="28"/>
          <w:lang w:val="en-US"/>
        </w:rPr>
      </w:pPr>
      <w:r w:rsidRPr="00455B82">
        <w:rPr>
          <w:rFonts w:ascii="HelveticaNeueLT Std" w:hAnsi="HelveticaNeueLT Std"/>
          <w:b/>
          <w:sz w:val="22"/>
          <w:szCs w:val="28"/>
          <w:lang w:val="en-US"/>
        </w:rPr>
        <w:t>SECOND: PURCHASE PRICE:</w:t>
      </w:r>
      <w:r w:rsidRPr="00455B82">
        <w:rPr>
          <w:rFonts w:ascii="HelveticaNeueLT Std" w:hAnsi="HelveticaNeueLT Std"/>
          <w:sz w:val="22"/>
          <w:szCs w:val="28"/>
          <w:lang w:val="en-US"/>
        </w:rPr>
        <w:t xml:space="preserve"> The purchase price of the </w:t>
      </w:r>
      <w:r w:rsidRPr="00455B82">
        <w:rPr>
          <w:rFonts w:ascii="HelveticaNeueLT Std" w:hAnsi="HelveticaNeueLT Std"/>
          <w:b/>
          <w:sz w:val="22"/>
          <w:szCs w:val="28"/>
          <w:lang w:val="en-US"/>
        </w:rPr>
        <w:t>STOCK</w:t>
      </w:r>
      <w:r w:rsidRPr="00455B82">
        <w:rPr>
          <w:rFonts w:ascii="HelveticaNeueLT Std" w:hAnsi="HelveticaNeueLT Std"/>
          <w:sz w:val="22"/>
          <w:szCs w:val="28"/>
          <w:lang w:val="en-US"/>
        </w:rPr>
        <w:t xml:space="preserve"> is the sum of ¢</w:t>
      </w:r>
      <w:r w:rsidRPr="00E35A40">
        <w:rPr>
          <w:rFonts w:ascii="HelveticaNeueLT Std" w:hAnsi="HelveticaNeueLT Std"/>
          <w:noProof/>
          <w:sz w:val="22"/>
          <w:szCs w:val="28"/>
          <w:lang w:val="en-US"/>
        </w:rPr>
        <w:t>100 000</w:t>
      </w:r>
      <w:r w:rsidRPr="00455B82">
        <w:rPr>
          <w:rFonts w:ascii="HelveticaNeueLT Std" w:hAnsi="HelveticaNeueLT Std"/>
          <w:sz w:val="22"/>
          <w:szCs w:val="28"/>
          <w:lang w:val="en-US"/>
        </w:rPr>
        <w:t xml:space="preserve"> Costa Rican Colons (one hundred thousand colons) hereby “the Purchase Price”, to be paid by the </w:t>
      </w:r>
      <w:r w:rsidRPr="00455B82">
        <w:rPr>
          <w:rFonts w:ascii="HelveticaNeueLT Std" w:hAnsi="HelveticaNeueLT Std"/>
          <w:b/>
          <w:sz w:val="22"/>
          <w:szCs w:val="28"/>
          <w:lang w:val="en-US"/>
        </w:rPr>
        <w:t>BUYER</w:t>
      </w:r>
      <w:r w:rsidRPr="00455B82">
        <w:rPr>
          <w:rFonts w:ascii="HelveticaNeueLT Std" w:hAnsi="HelveticaNeueLT Std"/>
          <w:sz w:val="22"/>
          <w:szCs w:val="28"/>
          <w:lang w:val="en-US"/>
        </w:rPr>
        <w:t xml:space="preserve"> to the </w:t>
      </w:r>
      <w:r w:rsidRPr="00455B82">
        <w:rPr>
          <w:rFonts w:ascii="HelveticaNeueLT Std" w:hAnsi="HelveticaNeueLT Std"/>
          <w:b/>
          <w:sz w:val="22"/>
          <w:szCs w:val="28"/>
          <w:lang w:val="en-US"/>
        </w:rPr>
        <w:t>SELLERS</w:t>
      </w:r>
      <w:r w:rsidRPr="00455B82">
        <w:rPr>
          <w:rFonts w:ascii="HelveticaNeueLT Std" w:hAnsi="HelveticaNeueLT Std"/>
          <w:sz w:val="22"/>
          <w:szCs w:val="28"/>
          <w:lang w:val="en-US"/>
        </w:rPr>
        <w:t xml:space="preserve"> under the following terms: </w:t>
      </w:r>
    </w:p>
    <w:p w14:paraId="1CC79692" w14:textId="77777777" w:rsidR="00726642" w:rsidRPr="00455B82" w:rsidRDefault="00726642" w:rsidP="005B5677">
      <w:pPr>
        <w:spacing w:line="360" w:lineRule="auto"/>
        <w:ind w:firstLine="284"/>
        <w:jc w:val="both"/>
        <w:rPr>
          <w:rFonts w:ascii="HelveticaNeueLT Std" w:hAnsi="HelveticaNeueLT Std"/>
          <w:sz w:val="22"/>
          <w:szCs w:val="28"/>
          <w:lang w:val="en-US"/>
        </w:rPr>
      </w:pPr>
      <w:r w:rsidRPr="00455B82">
        <w:rPr>
          <w:rFonts w:ascii="HelveticaNeueLT Std" w:hAnsi="HelveticaNeueLT Std"/>
          <w:sz w:val="22"/>
          <w:szCs w:val="28"/>
          <w:lang w:val="en-US"/>
        </w:rPr>
        <w:t xml:space="preserve"> </w:t>
      </w:r>
    </w:p>
    <w:p w14:paraId="2FE815D0" w14:textId="77777777" w:rsidR="00726642" w:rsidRPr="00455B82" w:rsidRDefault="00726642" w:rsidP="005B5677">
      <w:pPr>
        <w:spacing w:line="360" w:lineRule="auto"/>
        <w:ind w:firstLine="284"/>
        <w:jc w:val="both"/>
        <w:rPr>
          <w:rFonts w:ascii="HelveticaNeueLT Std" w:hAnsi="HelveticaNeueLT Std"/>
          <w:sz w:val="22"/>
          <w:szCs w:val="28"/>
          <w:lang w:val="en-US"/>
        </w:rPr>
      </w:pPr>
      <w:r w:rsidRPr="00455B82">
        <w:rPr>
          <w:rFonts w:ascii="HelveticaNeueLT Std" w:hAnsi="HelveticaNeueLT Std"/>
          <w:b/>
          <w:sz w:val="22"/>
          <w:szCs w:val="28"/>
          <w:lang w:val="en-US"/>
        </w:rPr>
        <w:t>THIRD:</w:t>
      </w:r>
      <w:r w:rsidRPr="00455B82">
        <w:rPr>
          <w:rFonts w:ascii="HelveticaNeueLT Std" w:hAnsi="HelveticaNeueLT Std"/>
          <w:sz w:val="22"/>
          <w:szCs w:val="28"/>
          <w:lang w:val="en-US"/>
        </w:rPr>
        <w:t xml:space="preserve">  A single payment of ¢</w:t>
      </w:r>
      <w:r w:rsidRPr="00E35A40">
        <w:rPr>
          <w:rFonts w:ascii="HelveticaNeueLT Std" w:hAnsi="HelveticaNeueLT Std"/>
          <w:noProof/>
          <w:sz w:val="22"/>
          <w:szCs w:val="28"/>
          <w:lang w:val="en-US"/>
        </w:rPr>
        <w:t>100 000</w:t>
      </w:r>
      <w:r w:rsidRPr="00455B82">
        <w:rPr>
          <w:rFonts w:ascii="HelveticaNeueLT Std" w:hAnsi="HelveticaNeueLT Std"/>
          <w:sz w:val="22"/>
          <w:szCs w:val="28"/>
          <w:lang w:val="en-US"/>
        </w:rPr>
        <w:t xml:space="preserve"> (One hundred thousand Costa Rican colons) at the same moment of signature of this document.</w:t>
      </w:r>
    </w:p>
    <w:p w14:paraId="75999DEF" w14:textId="77777777" w:rsidR="00726642" w:rsidRPr="00455B82" w:rsidRDefault="00726642" w:rsidP="005B5677">
      <w:pPr>
        <w:spacing w:line="360" w:lineRule="auto"/>
        <w:ind w:firstLine="284"/>
        <w:jc w:val="both"/>
        <w:rPr>
          <w:rFonts w:ascii="HelveticaNeueLT Std" w:hAnsi="HelveticaNeueLT Std"/>
          <w:sz w:val="22"/>
          <w:szCs w:val="28"/>
          <w:lang w:val="en-US"/>
        </w:rPr>
      </w:pPr>
    </w:p>
    <w:p w14:paraId="214CBDB5" w14:textId="77777777" w:rsidR="00726642" w:rsidRPr="00455B82" w:rsidRDefault="00726642" w:rsidP="005B5677">
      <w:pPr>
        <w:spacing w:line="360" w:lineRule="auto"/>
        <w:ind w:firstLine="284"/>
        <w:jc w:val="both"/>
        <w:rPr>
          <w:rFonts w:ascii="HelveticaNeueLT Std" w:hAnsi="HelveticaNeueLT Std"/>
          <w:sz w:val="22"/>
          <w:szCs w:val="28"/>
          <w:lang w:val="en-US"/>
        </w:rPr>
      </w:pPr>
      <w:r w:rsidRPr="00455B82">
        <w:rPr>
          <w:rFonts w:ascii="HelveticaNeueLT Std" w:hAnsi="HelveticaNeueLT Std"/>
          <w:b/>
          <w:sz w:val="22"/>
          <w:szCs w:val="28"/>
          <w:lang w:val="en-US"/>
        </w:rPr>
        <w:t>FOURTH: TITLE:</w:t>
      </w:r>
      <w:r w:rsidRPr="00455B82">
        <w:rPr>
          <w:rFonts w:ascii="HelveticaNeueLT Std" w:hAnsi="HelveticaNeueLT Std"/>
          <w:sz w:val="22"/>
          <w:szCs w:val="28"/>
          <w:lang w:val="en-US"/>
        </w:rPr>
        <w:t xml:space="preserve"> Regarding the company’s </w:t>
      </w:r>
      <w:r w:rsidRPr="00455B82">
        <w:rPr>
          <w:rFonts w:ascii="HelveticaNeueLT Std" w:hAnsi="HelveticaNeueLT Std"/>
          <w:b/>
          <w:sz w:val="22"/>
          <w:szCs w:val="28"/>
          <w:lang w:val="en-US"/>
        </w:rPr>
        <w:t>STOCK</w:t>
      </w:r>
      <w:r w:rsidRPr="00455B82">
        <w:rPr>
          <w:rFonts w:ascii="HelveticaNeueLT Std" w:hAnsi="HelveticaNeueLT Std"/>
          <w:sz w:val="22"/>
          <w:szCs w:val="28"/>
          <w:lang w:val="en-US"/>
        </w:rPr>
        <w:t xml:space="preserve">, the </w:t>
      </w:r>
      <w:r w:rsidRPr="00455B82">
        <w:rPr>
          <w:rFonts w:ascii="HelveticaNeueLT Std" w:hAnsi="HelveticaNeueLT Std"/>
          <w:b/>
          <w:sz w:val="22"/>
          <w:szCs w:val="28"/>
          <w:lang w:val="en-US"/>
        </w:rPr>
        <w:t>SELLERS</w:t>
      </w:r>
      <w:r w:rsidRPr="00455B82">
        <w:rPr>
          <w:rFonts w:ascii="HelveticaNeueLT Std" w:hAnsi="HelveticaNeueLT Std"/>
          <w:sz w:val="22"/>
          <w:szCs w:val="28"/>
          <w:lang w:val="en-US"/>
        </w:rPr>
        <w:t xml:space="preserve"> are the </w:t>
      </w:r>
      <w:proofErr w:type="gramStart"/>
      <w:r w:rsidRPr="00455B82">
        <w:rPr>
          <w:rFonts w:ascii="HelveticaNeueLT Std" w:hAnsi="HelveticaNeueLT Std"/>
          <w:sz w:val="22"/>
          <w:szCs w:val="28"/>
          <w:lang w:val="en-US"/>
        </w:rPr>
        <w:t>owner</w:t>
      </w:r>
      <w:proofErr w:type="gramEnd"/>
      <w:r w:rsidRPr="00455B82">
        <w:rPr>
          <w:rFonts w:ascii="HelveticaNeueLT Std" w:hAnsi="HelveticaNeueLT Std"/>
          <w:sz w:val="22"/>
          <w:szCs w:val="28"/>
          <w:lang w:val="en-US"/>
        </w:rPr>
        <w:t xml:space="preserve"> of the </w:t>
      </w:r>
      <w:r w:rsidRPr="00455B82">
        <w:rPr>
          <w:rFonts w:ascii="HelveticaNeueLT Std" w:hAnsi="HelveticaNeueLT Std"/>
          <w:b/>
          <w:sz w:val="22"/>
          <w:szCs w:val="28"/>
          <w:lang w:val="en-US"/>
        </w:rPr>
        <w:t>STOCK</w:t>
      </w:r>
      <w:r w:rsidRPr="00455B82">
        <w:rPr>
          <w:rFonts w:ascii="HelveticaNeueLT Std" w:hAnsi="HelveticaNeueLT Std"/>
          <w:sz w:val="22"/>
          <w:szCs w:val="28"/>
          <w:lang w:val="en-US"/>
        </w:rPr>
        <w:t xml:space="preserve">, free and clear of any taxes, security interests, options, warrants, purchase rights contracts, commitments, equities, </w:t>
      </w:r>
      <w:proofErr w:type="gramStart"/>
      <w:r w:rsidRPr="00455B82">
        <w:rPr>
          <w:rFonts w:ascii="HelveticaNeueLT Std" w:hAnsi="HelveticaNeueLT Std"/>
          <w:sz w:val="22"/>
          <w:szCs w:val="28"/>
          <w:lang w:val="en-US"/>
        </w:rPr>
        <w:t>liens</w:t>
      </w:r>
      <w:proofErr w:type="gramEnd"/>
      <w:r w:rsidRPr="00455B82">
        <w:rPr>
          <w:rFonts w:ascii="HelveticaNeueLT Std" w:hAnsi="HelveticaNeueLT Std"/>
          <w:sz w:val="22"/>
          <w:szCs w:val="28"/>
          <w:lang w:val="en-US"/>
        </w:rPr>
        <w:t xml:space="preserve">, claims and demands. The </w:t>
      </w:r>
      <w:r w:rsidRPr="00455B82">
        <w:rPr>
          <w:rFonts w:ascii="HelveticaNeueLT Std" w:hAnsi="HelveticaNeueLT Std"/>
          <w:b/>
          <w:sz w:val="22"/>
          <w:szCs w:val="28"/>
          <w:lang w:val="en-US"/>
        </w:rPr>
        <w:t>SELLERS</w:t>
      </w:r>
      <w:r w:rsidRPr="00455B82">
        <w:rPr>
          <w:rFonts w:ascii="HelveticaNeueLT Std" w:hAnsi="HelveticaNeueLT Std"/>
          <w:sz w:val="22"/>
          <w:szCs w:val="28"/>
          <w:lang w:val="en-US"/>
        </w:rPr>
        <w:t xml:space="preserve"> are not a party to any option, warrant, purchase right or other contract or commitment that could require </w:t>
      </w:r>
      <w:r w:rsidRPr="00455B82">
        <w:rPr>
          <w:rFonts w:ascii="HelveticaNeueLT Std" w:hAnsi="HelveticaNeueLT Std"/>
          <w:b/>
          <w:sz w:val="22"/>
          <w:szCs w:val="28"/>
          <w:lang w:val="en-US"/>
        </w:rPr>
        <w:t>SELLERS</w:t>
      </w:r>
      <w:r w:rsidRPr="00455B82">
        <w:rPr>
          <w:rFonts w:ascii="HelveticaNeueLT Std" w:hAnsi="HelveticaNeueLT Std"/>
          <w:sz w:val="22"/>
          <w:szCs w:val="28"/>
          <w:lang w:val="en-US"/>
        </w:rPr>
        <w:t xml:space="preserve"> to sell, transfer, or otherwise dispose of any of the </w:t>
      </w:r>
      <w:r w:rsidRPr="00455B82">
        <w:rPr>
          <w:rFonts w:ascii="HelveticaNeueLT Std" w:hAnsi="HelveticaNeueLT Std"/>
          <w:b/>
          <w:sz w:val="22"/>
          <w:szCs w:val="28"/>
          <w:lang w:val="en-US"/>
        </w:rPr>
        <w:t>STOCK</w:t>
      </w:r>
      <w:r w:rsidRPr="00455B82">
        <w:rPr>
          <w:rFonts w:ascii="HelveticaNeueLT Std" w:hAnsi="HelveticaNeueLT Std"/>
          <w:sz w:val="22"/>
          <w:szCs w:val="28"/>
          <w:lang w:val="en-US"/>
        </w:rPr>
        <w:t xml:space="preserve">. The </w:t>
      </w:r>
      <w:r w:rsidRPr="00455B82">
        <w:rPr>
          <w:rFonts w:ascii="HelveticaNeueLT Std" w:hAnsi="HelveticaNeueLT Std"/>
          <w:b/>
          <w:sz w:val="22"/>
          <w:szCs w:val="28"/>
          <w:lang w:val="en-US"/>
        </w:rPr>
        <w:t>SELLERS</w:t>
      </w:r>
      <w:r w:rsidRPr="00455B82">
        <w:rPr>
          <w:rFonts w:ascii="HelveticaNeueLT Std" w:hAnsi="HelveticaNeueLT Std"/>
          <w:sz w:val="22"/>
          <w:szCs w:val="28"/>
          <w:lang w:val="en-US"/>
        </w:rPr>
        <w:t xml:space="preserve"> are not a party to any voting trust, proxy, or other agreement or understanding with respect to the voting of any of the </w:t>
      </w:r>
      <w:proofErr w:type="gramStart"/>
      <w:r w:rsidRPr="00455B82">
        <w:rPr>
          <w:rFonts w:ascii="HelveticaNeueLT Std" w:hAnsi="HelveticaNeueLT Std"/>
          <w:b/>
          <w:sz w:val="22"/>
          <w:szCs w:val="28"/>
          <w:lang w:val="en-US"/>
        </w:rPr>
        <w:t>STOCK</w:t>
      </w:r>
      <w:r w:rsidRPr="00455B82">
        <w:rPr>
          <w:rFonts w:ascii="HelveticaNeueLT Std" w:hAnsi="HelveticaNeueLT Std"/>
          <w:sz w:val="22"/>
          <w:szCs w:val="28"/>
          <w:lang w:val="en-US"/>
        </w:rPr>
        <w:t>;</w:t>
      </w:r>
      <w:proofErr w:type="gramEnd"/>
    </w:p>
    <w:p w14:paraId="1816812D" w14:textId="77777777" w:rsidR="00726642" w:rsidRPr="00455B82" w:rsidRDefault="00726642" w:rsidP="005B5677">
      <w:pPr>
        <w:spacing w:line="360" w:lineRule="auto"/>
        <w:ind w:firstLine="284"/>
        <w:jc w:val="both"/>
        <w:rPr>
          <w:rFonts w:ascii="HelveticaNeueLT Std" w:hAnsi="HelveticaNeueLT Std"/>
          <w:sz w:val="22"/>
          <w:szCs w:val="28"/>
          <w:lang w:val="en-US"/>
        </w:rPr>
      </w:pPr>
    </w:p>
    <w:p w14:paraId="32666C92" w14:textId="77777777" w:rsidR="00726642" w:rsidRPr="00455B82" w:rsidRDefault="00726642" w:rsidP="005B5677">
      <w:pPr>
        <w:spacing w:line="360" w:lineRule="auto"/>
        <w:ind w:firstLine="284"/>
        <w:jc w:val="both"/>
        <w:rPr>
          <w:rFonts w:ascii="HelveticaNeueLT Std" w:hAnsi="HelveticaNeueLT Std"/>
          <w:sz w:val="22"/>
          <w:szCs w:val="28"/>
          <w:lang w:val="en-US"/>
        </w:rPr>
      </w:pPr>
      <w:r w:rsidRPr="00455B82">
        <w:rPr>
          <w:rFonts w:ascii="HelveticaNeueLT Std" w:hAnsi="HelveticaNeueLT Std"/>
          <w:b/>
          <w:sz w:val="22"/>
          <w:szCs w:val="28"/>
          <w:lang w:val="en-US"/>
        </w:rPr>
        <w:t>FIFTH</w:t>
      </w:r>
      <w:r w:rsidRPr="00455B82">
        <w:rPr>
          <w:rFonts w:ascii="HelveticaNeueLT Std" w:hAnsi="HelveticaNeueLT Std"/>
          <w:sz w:val="22"/>
          <w:szCs w:val="28"/>
          <w:lang w:val="en-US"/>
        </w:rPr>
        <w:t>: The Sellers manifest they are due and expressly authorized to make the sale of quotas of shares of the company to third parties by the other quote-holders in accordance with Article 85 of the Commerce Code. In confirmation, the sellers authorized each to sell the quotas or shares transmitted in this contract to the person or persons who buy them in this act.</w:t>
      </w:r>
    </w:p>
    <w:p w14:paraId="1E5FF2FC" w14:textId="77777777" w:rsidR="00726642" w:rsidRPr="00455B82" w:rsidRDefault="00726642" w:rsidP="005B5677">
      <w:pPr>
        <w:spacing w:line="360" w:lineRule="auto"/>
        <w:ind w:firstLine="284"/>
        <w:jc w:val="both"/>
        <w:rPr>
          <w:rFonts w:ascii="HelveticaNeueLT Std" w:hAnsi="HelveticaNeueLT Std"/>
          <w:sz w:val="22"/>
          <w:szCs w:val="28"/>
          <w:lang w:val="en-US"/>
        </w:rPr>
      </w:pPr>
    </w:p>
    <w:p w14:paraId="61F96E22" w14:textId="77777777" w:rsidR="00726642" w:rsidRPr="00455B82" w:rsidRDefault="00726642" w:rsidP="007749CA">
      <w:pPr>
        <w:spacing w:line="360" w:lineRule="auto"/>
        <w:ind w:firstLine="284"/>
        <w:jc w:val="both"/>
        <w:rPr>
          <w:rFonts w:ascii="HelveticaNeueLT Std" w:hAnsi="HelveticaNeueLT Std"/>
          <w:b/>
          <w:sz w:val="22"/>
          <w:szCs w:val="28"/>
          <w:lang w:val="en-US"/>
        </w:rPr>
      </w:pPr>
      <w:r w:rsidRPr="00455B82">
        <w:rPr>
          <w:rFonts w:ascii="HelveticaNeueLT Std" w:hAnsi="HelveticaNeueLT Std"/>
          <w:b/>
          <w:sz w:val="22"/>
          <w:szCs w:val="28"/>
          <w:lang w:val="en-US"/>
        </w:rPr>
        <w:t>SIXTH: MISCELLANEOUS:</w:t>
      </w:r>
    </w:p>
    <w:p w14:paraId="3902FE38" w14:textId="77777777" w:rsidR="00726642" w:rsidRPr="00455B82" w:rsidRDefault="00726642" w:rsidP="007749CA">
      <w:pPr>
        <w:spacing w:line="360" w:lineRule="auto"/>
        <w:ind w:firstLine="284"/>
        <w:jc w:val="both"/>
        <w:rPr>
          <w:rFonts w:ascii="HelveticaNeueLT Std" w:hAnsi="HelveticaNeueLT Std"/>
          <w:sz w:val="22"/>
          <w:szCs w:val="28"/>
          <w:lang w:val="en-US"/>
        </w:rPr>
      </w:pPr>
      <w:r w:rsidRPr="00455B82">
        <w:rPr>
          <w:rFonts w:ascii="HelveticaNeueLT Std" w:hAnsi="HelveticaNeueLT Std"/>
          <w:b/>
          <w:sz w:val="22"/>
          <w:szCs w:val="28"/>
          <w:lang w:val="en-US"/>
        </w:rPr>
        <w:t>a) Notarization of this Contract:</w:t>
      </w:r>
      <w:r w:rsidRPr="00455B82">
        <w:rPr>
          <w:rFonts w:ascii="HelveticaNeueLT Std" w:hAnsi="HelveticaNeueLT Std"/>
          <w:sz w:val="22"/>
          <w:szCs w:val="28"/>
          <w:lang w:val="en-US"/>
        </w:rPr>
        <w:t xml:space="preserve"> The parties are free to notarize this Agreement and/or to authenticate its date and signatures, without being required to give prior notice to the other parties.</w:t>
      </w:r>
    </w:p>
    <w:p w14:paraId="42DF8B73" w14:textId="77777777" w:rsidR="00726642" w:rsidRPr="00455B82" w:rsidRDefault="00726642" w:rsidP="007749CA">
      <w:pPr>
        <w:spacing w:line="360" w:lineRule="auto"/>
        <w:ind w:firstLine="284"/>
        <w:jc w:val="both"/>
        <w:rPr>
          <w:rFonts w:ascii="HelveticaNeueLT Std" w:hAnsi="HelveticaNeueLT Std"/>
          <w:sz w:val="22"/>
          <w:szCs w:val="28"/>
          <w:lang w:val="en-US"/>
        </w:rPr>
      </w:pPr>
      <w:r w:rsidRPr="00455B82">
        <w:rPr>
          <w:rFonts w:ascii="HelveticaNeueLT Std" w:hAnsi="HelveticaNeueLT Std"/>
          <w:b/>
          <w:sz w:val="22"/>
          <w:szCs w:val="28"/>
          <w:lang w:val="en-US"/>
        </w:rPr>
        <w:t>b) Amendment:</w:t>
      </w:r>
      <w:r w:rsidRPr="00455B82">
        <w:rPr>
          <w:rFonts w:ascii="HelveticaNeueLT Std" w:hAnsi="HelveticaNeueLT Std"/>
          <w:sz w:val="22"/>
          <w:szCs w:val="28"/>
          <w:lang w:val="en-US"/>
        </w:rPr>
        <w:t xml:space="preserve"> </w:t>
      </w:r>
      <w:proofErr w:type="gramStart"/>
      <w:r w:rsidRPr="00455B82">
        <w:rPr>
          <w:rFonts w:ascii="HelveticaNeueLT Std" w:hAnsi="HelveticaNeueLT Std"/>
          <w:sz w:val="22"/>
          <w:szCs w:val="28"/>
          <w:lang w:val="en-US"/>
        </w:rPr>
        <w:t>Any and all</w:t>
      </w:r>
      <w:proofErr w:type="gramEnd"/>
      <w:r w:rsidRPr="00455B82">
        <w:rPr>
          <w:rFonts w:ascii="HelveticaNeueLT Std" w:hAnsi="HelveticaNeueLT Std"/>
          <w:sz w:val="22"/>
          <w:szCs w:val="28"/>
          <w:lang w:val="en-US"/>
        </w:rPr>
        <w:t xml:space="preserve"> agreements by the Parties to amend, change, extend, review or discharge this Agreement, in whole or in part, shall be binding on the parties, so long as such agreements have been made in writing and executed jointly by all the parties.</w:t>
      </w:r>
    </w:p>
    <w:p w14:paraId="14F5A434" w14:textId="77777777" w:rsidR="00726642" w:rsidRPr="00455B82" w:rsidRDefault="00726642" w:rsidP="007749CA">
      <w:pPr>
        <w:spacing w:line="360" w:lineRule="auto"/>
        <w:ind w:firstLine="284"/>
        <w:jc w:val="both"/>
        <w:rPr>
          <w:rFonts w:ascii="HelveticaNeueLT Std" w:hAnsi="HelveticaNeueLT Std"/>
          <w:sz w:val="22"/>
          <w:szCs w:val="28"/>
          <w:lang w:val="en-US"/>
        </w:rPr>
      </w:pPr>
      <w:r w:rsidRPr="00455B82">
        <w:rPr>
          <w:rFonts w:ascii="HelveticaNeueLT Std" w:hAnsi="HelveticaNeueLT Std"/>
          <w:b/>
          <w:sz w:val="22"/>
          <w:szCs w:val="28"/>
          <w:lang w:val="en-US"/>
        </w:rPr>
        <w:t>c) Entire Agreement:</w:t>
      </w:r>
      <w:r w:rsidRPr="00455B82">
        <w:rPr>
          <w:rFonts w:ascii="HelveticaNeueLT Std" w:hAnsi="HelveticaNeueLT Std"/>
          <w:sz w:val="22"/>
          <w:szCs w:val="28"/>
          <w:lang w:val="en-US"/>
        </w:rPr>
        <w:t xml:space="preserve"> This Agreement constitutes and expresses the entire agreement of the parties as to all the matters herein referred to. All previous discussions, promises, representations and understandings relative thereto among the Parties are thus inapplicable.</w:t>
      </w:r>
    </w:p>
    <w:p w14:paraId="2EA9282C" w14:textId="77777777" w:rsidR="00726642" w:rsidRPr="00455B82" w:rsidRDefault="00726642" w:rsidP="007749CA">
      <w:pPr>
        <w:spacing w:line="360" w:lineRule="auto"/>
        <w:ind w:firstLine="284"/>
        <w:jc w:val="both"/>
        <w:rPr>
          <w:rFonts w:ascii="HelveticaNeueLT Std" w:hAnsi="HelveticaNeueLT Std"/>
          <w:sz w:val="22"/>
          <w:szCs w:val="28"/>
          <w:lang w:val="en-US"/>
        </w:rPr>
      </w:pPr>
      <w:r w:rsidRPr="00455B82">
        <w:rPr>
          <w:rFonts w:ascii="HelveticaNeueLT Std" w:hAnsi="HelveticaNeueLT Std"/>
          <w:b/>
          <w:sz w:val="22"/>
          <w:szCs w:val="28"/>
          <w:lang w:val="en-US"/>
        </w:rPr>
        <w:t xml:space="preserve">c) Applicable Jurisdiction: </w:t>
      </w:r>
      <w:r w:rsidRPr="00455B82">
        <w:rPr>
          <w:rFonts w:ascii="HelveticaNeueLT Std" w:hAnsi="HelveticaNeueLT Std"/>
          <w:sz w:val="22"/>
          <w:szCs w:val="28"/>
          <w:lang w:val="en-US"/>
        </w:rPr>
        <w:t>For all purposes all the parties agree that any claim, dispute, lawsuit or any other type of legal action will be resolved in the Costa Rica Legal System.</w:t>
      </w:r>
    </w:p>
    <w:p w14:paraId="2A76EC30" w14:textId="77777777" w:rsidR="00726642" w:rsidRPr="00455B82" w:rsidRDefault="00726642" w:rsidP="007749CA">
      <w:pPr>
        <w:spacing w:line="360" w:lineRule="auto"/>
        <w:ind w:firstLine="284"/>
        <w:jc w:val="both"/>
        <w:rPr>
          <w:rFonts w:ascii="HelveticaNeueLT Std" w:hAnsi="HelveticaNeueLT Std"/>
          <w:sz w:val="22"/>
          <w:szCs w:val="28"/>
          <w:lang w:val="en-US"/>
        </w:rPr>
      </w:pPr>
      <w:r w:rsidRPr="00455B82">
        <w:rPr>
          <w:rFonts w:ascii="HelveticaNeueLT Std" w:hAnsi="HelveticaNeueLT Std"/>
          <w:b/>
          <w:sz w:val="22"/>
          <w:szCs w:val="28"/>
          <w:lang w:val="en-US"/>
        </w:rPr>
        <w:t>d)</w:t>
      </w:r>
      <w:r w:rsidRPr="00455B82">
        <w:rPr>
          <w:rFonts w:ascii="HelveticaNeueLT Std" w:hAnsi="HelveticaNeueLT Std"/>
          <w:sz w:val="22"/>
          <w:szCs w:val="28"/>
          <w:lang w:val="en-US"/>
        </w:rPr>
        <w:t xml:space="preserve"> If any term, provision, covenant, or condition of this Agreement is held by a </w:t>
      </w:r>
      <w:smartTag w:uri="urn:schemas-microsoft-com:office:smarttags" w:element="country-region">
        <w:smartTag w:uri="urn:schemas-microsoft-com:office:smarttags" w:element="place">
          <w:r w:rsidRPr="00455B82">
            <w:rPr>
              <w:rFonts w:ascii="HelveticaNeueLT Std" w:hAnsi="HelveticaNeueLT Std"/>
              <w:sz w:val="22"/>
              <w:szCs w:val="28"/>
              <w:lang w:val="en-US"/>
            </w:rPr>
            <w:t>Costa Rica</w:t>
          </w:r>
        </w:smartTag>
      </w:smartTag>
      <w:r w:rsidRPr="00455B82">
        <w:rPr>
          <w:rFonts w:ascii="HelveticaNeueLT Std" w:hAnsi="HelveticaNeueLT Std"/>
          <w:sz w:val="22"/>
          <w:szCs w:val="28"/>
          <w:lang w:val="en-US"/>
        </w:rPr>
        <w:t xml:space="preserve"> court of competent jurisdiction to be invalid, void, or unenforceable, the rest of the agreement shall remain in full force and effect and shall in no way be affected, impaired or invalidated.</w:t>
      </w:r>
    </w:p>
    <w:p w14:paraId="2F4FBCDD" w14:textId="6070D339" w:rsidR="00726642" w:rsidRPr="00455B82" w:rsidRDefault="00726642" w:rsidP="007749CA">
      <w:pPr>
        <w:spacing w:line="360" w:lineRule="auto"/>
        <w:ind w:firstLine="284"/>
        <w:jc w:val="both"/>
        <w:rPr>
          <w:rFonts w:ascii="HelveticaNeueLT Std" w:hAnsi="HelveticaNeueLT Std"/>
          <w:sz w:val="22"/>
          <w:szCs w:val="28"/>
          <w:lang w:val="en-US"/>
        </w:rPr>
      </w:pPr>
      <w:r w:rsidRPr="00455B82">
        <w:rPr>
          <w:rFonts w:ascii="HelveticaNeueLT Std" w:hAnsi="HelveticaNeueLT Std"/>
          <w:sz w:val="22"/>
          <w:szCs w:val="28"/>
          <w:lang w:val="en-US"/>
        </w:rPr>
        <w:t xml:space="preserve">Agreed with any specification of this document both parties sign the contract in full agreement on </w:t>
      </w:r>
      <w:r>
        <w:rPr>
          <w:rFonts w:ascii="HelveticaNeueLT Std" w:hAnsi="HelveticaNeueLT Std"/>
          <w:noProof/>
          <w:sz w:val="22"/>
          <w:szCs w:val="28"/>
          <w:lang w:val="en-US"/>
        </w:rPr>
        <w:t>July</w:t>
      </w:r>
      <w:r w:rsidRPr="00455B82">
        <w:rPr>
          <w:rFonts w:ascii="HelveticaNeueLT Std" w:hAnsi="HelveticaNeueLT Std"/>
          <w:sz w:val="22"/>
          <w:szCs w:val="28"/>
          <w:lang w:val="en-US"/>
        </w:rPr>
        <w:t xml:space="preserve"> </w:t>
      </w:r>
      <w:r w:rsidRPr="00E35A40">
        <w:rPr>
          <w:rFonts w:ascii="HelveticaNeueLT Std" w:hAnsi="HelveticaNeueLT Std"/>
          <w:noProof/>
          <w:sz w:val="22"/>
          <w:szCs w:val="28"/>
          <w:lang w:val="en-US"/>
        </w:rPr>
        <w:t>23</w:t>
      </w:r>
      <w:r>
        <w:rPr>
          <w:rFonts w:ascii="HelveticaNeueLT Std" w:hAnsi="HelveticaNeueLT Std"/>
          <w:noProof/>
          <w:sz w:val="22"/>
          <w:szCs w:val="28"/>
          <w:lang w:val="en-US"/>
        </w:rPr>
        <w:t>rd</w:t>
      </w:r>
      <w:r w:rsidRPr="00455B82">
        <w:rPr>
          <w:rFonts w:ascii="HelveticaNeueLT Std" w:hAnsi="HelveticaNeueLT Std"/>
          <w:sz w:val="22"/>
          <w:szCs w:val="28"/>
          <w:lang w:val="en-US"/>
        </w:rPr>
        <w:t xml:space="preserve">, </w:t>
      </w:r>
      <w:r w:rsidRPr="00E35A40">
        <w:rPr>
          <w:rFonts w:ascii="HelveticaNeueLT Std" w:hAnsi="HelveticaNeueLT Std"/>
          <w:noProof/>
          <w:sz w:val="22"/>
          <w:szCs w:val="28"/>
          <w:lang w:val="en-US"/>
        </w:rPr>
        <w:t>2025</w:t>
      </w:r>
      <w:r w:rsidRPr="00455B82">
        <w:rPr>
          <w:rFonts w:ascii="HelveticaNeueLT Std" w:hAnsi="HelveticaNeueLT Std"/>
          <w:sz w:val="22"/>
          <w:szCs w:val="28"/>
          <w:lang w:val="en-US"/>
        </w:rPr>
        <w:t>.</w:t>
      </w:r>
    </w:p>
    <w:p w14:paraId="210D3271" w14:textId="77777777" w:rsidR="00726642" w:rsidRPr="009C0D1D" w:rsidRDefault="00726642" w:rsidP="002F084F">
      <w:pPr>
        <w:spacing w:line="360" w:lineRule="auto"/>
        <w:jc w:val="both"/>
        <w:rPr>
          <w:rFonts w:ascii="HelveticaNeueLT Std" w:hAnsi="HelveticaNeueLT Std"/>
          <w:sz w:val="18"/>
          <w:szCs w:val="22"/>
          <w:lang w:val="en-US"/>
        </w:rPr>
      </w:pPr>
    </w:p>
    <w:p w14:paraId="1254EFD2" w14:textId="77777777" w:rsidR="00726642" w:rsidRPr="009C0D1D" w:rsidRDefault="00726642" w:rsidP="0032219F">
      <w:pPr>
        <w:spacing w:line="360" w:lineRule="auto"/>
        <w:jc w:val="both"/>
        <w:rPr>
          <w:rFonts w:ascii="HelveticaNeueLT Std" w:hAnsi="HelveticaNeueLT Std"/>
          <w:sz w:val="18"/>
          <w:szCs w:val="22"/>
          <w:lang w:val="en-US"/>
        </w:rPr>
      </w:pPr>
      <w:r w:rsidRPr="009C0D1D">
        <w:rPr>
          <w:rFonts w:ascii="HelveticaNeueLT Std" w:hAnsi="HelveticaNeueLT Std"/>
          <w:sz w:val="18"/>
          <w:szCs w:val="22"/>
          <w:lang w:val="en-US"/>
        </w:rPr>
        <w:t xml:space="preserve">By the </w:t>
      </w:r>
      <w:r w:rsidRPr="009C0D1D">
        <w:rPr>
          <w:rFonts w:ascii="HelveticaNeueLT Std" w:hAnsi="HelveticaNeueLT Std"/>
          <w:b/>
          <w:sz w:val="18"/>
          <w:szCs w:val="22"/>
          <w:lang w:val="en-US"/>
        </w:rPr>
        <w:t>SELLERS</w:t>
      </w:r>
      <w:r w:rsidRPr="009C0D1D">
        <w:rPr>
          <w:rFonts w:ascii="HelveticaNeueLT Std" w:hAnsi="HelveticaNeueLT Std"/>
          <w:sz w:val="18"/>
          <w:szCs w:val="22"/>
          <w:lang w:val="en-US"/>
        </w:rPr>
        <w:t xml:space="preserve">                                                                                     By the </w:t>
      </w:r>
      <w:r w:rsidRPr="009C0D1D">
        <w:rPr>
          <w:rFonts w:ascii="HelveticaNeueLT Std" w:hAnsi="HelveticaNeueLT Std"/>
          <w:b/>
          <w:sz w:val="18"/>
          <w:szCs w:val="22"/>
          <w:lang w:val="en-US"/>
        </w:rPr>
        <w:t>BUYER</w:t>
      </w:r>
      <w:r w:rsidRPr="009C0D1D">
        <w:rPr>
          <w:rFonts w:ascii="HelveticaNeueLT Std" w:hAnsi="HelveticaNeueLT Std"/>
          <w:sz w:val="18"/>
          <w:szCs w:val="22"/>
          <w:lang w:val="en-US"/>
        </w:rPr>
        <w:t>:</w:t>
      </w:r>
    </w:p>
    <w:tbl>
      <w:tblPr>
        <w:tblW w:w="0" w:type="auto"/>
        <w:tblLook w:val="04A0" w:firstRow="1" w:lastRow="0" w:firstColumn="1" w:lastColumn="0" w:noHBand="0" w:noVBand="1"/>
      </w:tblPr>
      <w:tblGrid>
        <w:gridCol w:w="3973"/>
        <w:gridCol w:w="1272"/>
        <w:gridCol w:w="3259"/>
      </w:tblGrid>
      <w:tr w:rsidR="00726642" w:rsidRPr="009C0D1D" w14:paraId="6B44D541" w14:textId="77777777" w:rsidTr="00EF751D">
        <w:tc>
          <w:tcPr>
            <w:tcW w:w="4077" w:type="dxa"/>
            <w:shd w:val="clear" w:color="auto" w:fill="auto"/>
          </w:tcPr>
          <w:p w14:paraId="5F810BCD" w14:textId="77777777" w:rsidR="00726642" w:rsidRPr="009C0D1D" w:rsidRDefault="00726642" w:rsidP="000F0D66">
            <w:pPr>
              <w:spacing w:line="360" w:lineRule="auto"/>
              <w:jc w:val="both"/>
              <w:rPr>
                <w:rFonts w:ascii="HelveticaNeueLT Std" w:hAnsi="HelveticaNeueLT Std" w:cs="David"/>
                <w:sz w:val="18"/>
                <w:lang w:val="en-US"/>
              </w:rPr>
            </w:pPr>
          </w:p>
          <w:p w14:paraId="74AEA05F" w14:textId="77777777" w:rsidR="00726642" w:rsidRPr="009C0D1D" w:rsidRDefault="00726642" w:rsidP="000F0D66">
            <w:pPr>
              <w:spacing w:line="360" w:lineRule="auto"/>
              <w:jc w:val="both"/>
              <w:rPr>
                <w:rFonts w:ascii="HelveticaNeueLT Std" w:hAnsi="HelveticaNeueLT Std" w:cs="David"/>
                <w:sz w:val="18"/>
                <w:lang w:val="en-US"/>
              </w:rPr>
            </w:pPr>
          </w:p>
          <w:p w14:paraId="6A4B41BD" w14:textId="77777777" w:rsidR="00726642" w:rsidRPr="009C0D1D" w:rsidRDefault="00726642" w:rsidP="009F1452">
            <w:pPr>
              <w:spacing w:line="360" w:lineRule="auto"/>
              <w:jc w:val="both"/>
              <w:rPr>
                <w:rFonts w:ascii="HelveticaNeueLT Std" w:hAnsi="HelveticaNeueLT Std" w:cs="David"/>
                <w:sz w:val="18"/>
              </w:rPr>
            </w:pPr>
            <w:r w:rsidRPr="009C0D1D">
              <w:rPr>
                <w:rFonts w:ascii="HelveticaNeueLT Std" w:hAnsi="HelveticaNeueLT Std" w:cs="David"/>
                <w:sz w:val="18"/>
              </w:rPr>
              <w:t>_____________________</w:t>
            </w:r>
          </w:p>
          <w:p w14:paraId="6425D8C8" w14:textId="77777777" w:rsidR="00726642" w:rsidRPr="009C0D1D" w:rsidRDefault="00726642" w:rsidP="009F1452">
            <w:pPr>
              <w:spacing w:line="360" w:lineRule="auto"/>
              <w:rPr>
                <w:rFonts w:ascii="HelveticaNeueLT Std" w:hAnsi="HelveticaNeueLT Std" w:cs="David"/>
                <w:sz w:val="22"/>
              </w:rPr>
            </w:pPr>
            <w:r w:rsidRPr="001A38B3">
              <w:rPr>
                <w:rFonts w:ascii="HelveticaNeueLT Std" w:hAnsi="HelveticaNeueLT Std" w:cs="David"/>
                <w:b/>
                <w:sz w:val="18"/>
                <w:szCs w:val="21"/>
                <w:lang w:val="en-US"/>
              </w:rPr>
              <w:t>GUSTAVO ADOLFO JIMÉNEZ ARIAS</w:t>
            </w:r>
          </w:p>
        </w:tc>
        <w:tc>
          <w:tcPr>
            <w:tcW w:w="1339" w:type="dxa"/>
            <w:shd w:val="clear" w:color="auto" w:fill="auto"/>
          </w:tcPr>
          <w:p w14:paraId="1AFA6ACB" w14:textId="77777777" w:rsidR="00726642" w:rsidRPr="009C0D1D" w:rsidRDefault="00726642" w:rsidP="000F0D66">
            <w:pPr>
              <w:spacing w:line="360" w:lineRule="auto"/>
              <w:ind w:firstLine="284"/>
              <w:jc w:val="both"/>
              <w:rPr>
                <w:rFonts w:ascii="HelveticaNeueLT Std" w:hAnsi="HelveticaNeueLT Std" w:cs="David"/>
                <w:sz w:val="20"/>
                <w:szCs w:val="20"/>
              </w:rPr>
            </w:pPr>
          </w:p>
        </w:tc>
        <w:tc>
          <w:tcPr>
            <w:tcW w:w="3304" w:type="dxa"/>
            <w:shd w:val="clear" w:color="auto" w:fill="auto"/>
          </w:tcPr>
          <w:p w14:paraId="13DFA412" w14:textId="77777777" w:rsidR="00726642" w:rsidRPr="009C0D1D" w:rsidRDefault="00726642" w:rsidP="00B4329E">
            <w:pPr>
              <w:spacing w:line="360" w:lineRule="auto"/>
              <w:jc w:val="both"/>
              <w:rPr>
                <w:rFonts w:ascii="HelveticaNeueLT Std" w:hAnsi="HelveticaNeueLT Std" w:cs="David"/>
                <w:sz w:val="20"/>
                <w:szCs w:val="20"/>
              </w:rPr>
            </w:pPr>
          </w:p>
          <w:p w14:paraId="05A61478" w14:textId="77777777" w:rsidR="00726642" w:rsidRPr="00092B5A" w:rsidRDefault="00726642" w:rsidP="000F0D66">
            <w:pPr>
              <w:spacing w:line="360" w:lineRule="auto"/>
              <w:ind w:firstLine="284"/>
              <w:jc w:val="both"/>
              <w:rPr>
                <w:rFonts w:ascii="HelveticaNeueLT Std" w:hAnsi="HelveticaNeueLT Std" w:cs="David"/>
                <w:sz w:val="14"/>
                <w:szCs w:val="14"/>
              </w:rPr>
            </w:pPr>
          </w:p>
          <w:p w14:paraId="4F6BEF79" w14:textId="77777777" w:rsidR="00726642" w:rsidRPr="009C0D1D" w:rsidRDefault="00726642" w:rsidP="002A7760">
            <w:pPr>
              <w:spacing w:line="360" w:lineRule="auto"/>
              <w:jc w:val="both"/>
              <w:rPr>
                <w:rFonts w:ascii="HelveticaNeueLT Std" w:hAnsi="HelveticaNeueLT Std" w:cs="David"/>
                <w:sz w:val="20"/>
                <w:szCs w:val="20"/>
              </w:rPr>
            </w:pPr>
            <w:r w:rsidRPr="009C0D1D">
              <w:rPr>
                <w:rFonts w:ascii="HelveticaNeueLT Std" w:hAnsi="HelveticaNeueLT Std" w:cs="David"/>
                <w:sz w:val="20"/>
                <w:szCs w:val="20"/>
              </w:rPr>
              <w:t>_____________________</w:t>
            </w:r>
          </w:p>
          <w:p w14:paraId="7ACED16A" w14:textId="77777777" w:rsidR="00726642" w:rsidRPr="009C0D1D" w:rsidRDefault="00726642" w:rsidP="000F0D66">
            <w:pPr>
              <w:spacing w:line="360" w:lineRule="auto"/>
              <w:jc w:val="both"/>
              <w:rPr>
                <w:rFonts w:ascii="HelveticaNeueLT Std" w:hAnsi="HelveticaNeueLT Std" w:cs="David"/>
                <w:sz w:val="20"/>
                <w:szCs w:val="20"/>
              </w:rPr>
            </w:pPr>
            <w:r w:rsidRPr="00E35A40">
              <w:rPr>
                <w:rFonts w:ascii="HelveticaNeueLT Std" w:hAnsi="HelveticaNeueLT Std" w:cs="David"/>
                <w:b/>
                <w:noProof/>
                <w:sz w:val="18"/>
              </w:rPr>
              <w:t>LAM SEAN SHEUNG NAM</w:t>
            </w:r>
          </w:p>
        </w:tc>
      </w:tr>
      <w:tr w:rsidR="00726642" w:rsidRPr="009C0D1D" w14:paraId="66537E71" w14:textId="77777777" w:rsidTr="00EF751D">
        <w:tc>
          <w:tcPr>
            <w:tcW w:w="4077" w:type="dxa"/>
            <w:shd w:val="clear" w:color="auto" w:fill="auto"/>
          </w:tcPr>
          <w:p w14:paraId="4AB6014B" w14:textId="77777777" w:rsidR="00726642" w:rsidRDefault="00726642" w:rsidP="000F0D66">
            <w:pPr>
              <w:spacing w:line="360" w:lineRule="auto"/>
              <w:jc w:val="both"/>
              <w:rPr>
                <w:rFonts w:ascii="HelveticaNeueLT Std" w:hAnsi="HelveticaNeueLT Std" w:cs="David"/>
                <w:sz w:val="18"/>
              </w:rPr>
            </w:pPr>
          </w:p>
          <w:p w14:paraId="435C7CA1" w14:textId="77777777" w:rsidR="00726642" w:rsidRPr="009C0D1D" w:rsidRDefault="00726642" w:rsidP="000F0D66">
            <w:pPr>
              <w:spacing w:line="360" w:lineRule="auto"/>
              <w:jc w:val="both"/>
              <w:rPr>
                <w:rFonts w:ascii="HelveticaNeueLT Std" w:hAnsi="HelveticaNeueLT Std" w:cs="David"/>
                <w:sz w:val="18"/>
              </w:rPr>
            </w:pPr>
          </w:p>
          <w:p w14:paraId="4E25F2EC" w14:textId="77777777" w:rsidR="00726642" w:rsidRPr="009C0D1D" w:rsidRDefault="00726642" w:rsidP="009F1452">
            <w:pPr>
              <w:spacing w:line="360" w:lineRule="auto"/>
              <w:jc w:val="both"/>
              <w:rPr>
                <w:rFonts w:ascii="HelveticaNeueLT Std" w:hAnsi="HelveticaNeueLT Std" w:cs="David"/>
                <w:sz w:val="18"/>
              </w:rPr>
            </w:pPr>
            <w:r w:rsidRPr="009C0D1D">
              <w:rPr>
                <w:rFonts w:ascii="HelveticaNeueLT Std" w:hAnsi="HelveticaNeueLT Std" w:cs="David"/>
                <w:sz w:val="18"/>
              </w:rPr>
              <w:t>_____________________</w:t>
            </w:r>
          </w:p>
          <w:p w14:paraId="20E517AF" w14:textId="77777777" w:rsidR="00726642" w:rsidRPr="009C0D1D" w:rsidRDefault="00726642" w:rsidP="009F1452">
            <w:pPr>
              <w:spacing w:line="360" w:lineRule="auto"/>
              <w:jc w:val="both"/>
              <w:rPr>
                <w:rFonts w:ascii="HelveticaNeueLT Std" w:hAnsi="HelveticaNeueLT Std" w:cs="David"/>
                <w:sz w:val="22"/>
              </w:rPr>
            </w:pPr>
            <w:r w:rsidRPr="002F084F">
              <w:rPr>
                <w:rFonts w:ascii="HelveticaNeueLT Std" w:hAnsi="HelveticaNeueLT Std" w:cs="David"/>
                <w:b/>
                <w:sz w:val="18"/>
                <w:szCs w:val="21"/>
                <w:lang w:val="en-US"/>
              </w:rPr>
              <w:t>NURIA PATRICIA MENDEZ RAMIREZ</w:t>
            </w:r>
          </w:p>
        </w:tc>
        <w:tc>
          <w:tcPr>
            <w:tcW w:w="1339" w:type="dxa"/>
            <w:shd w:val="clear" w:color="auto" w:fill="auto"/>
          </w:tcPr>
          <w:p w14:paraId="0FCA6726" w14:textId="77777777" w:rsidR="00726642" w:rsidRPr="009C0D1D" w:rsidRDefault="00726642" w:rsidP="000F0D66">
            <w:pPr>
              <w:spacing w:line="360" w:lineRule="auto"/>
              <w:jc w:val="both"/>
              <w:rPr>
                <w:rFonts w:ascii="HelveticaNeueLT Std" w:hAnsi="HelveticaNeueLT Std" w:cs="David"/>
                <w:sz w:val="20"/>
                <w:szCs w:val="20"/>
              </w:rPr>
            </w:pPr>
          </w:p>
        </w:tc>
        <w:tc>
          <w:tcPr>
            <w:tcW w:w="3304" w:type="dxa"/>
            <w:shd w:val="clear" w:color="auto" w:fill="auto"/>
          </w:tcPr>
          <w:p w14:paraId="62E3D6B9" w14:textId="77777777" w:rsidR="00726642" w:rsidRPr="009C0D1D" w:rsidRDefault="00726642" w:rsidP="000F0D66">
            <w:pPr>
              <w:spacing w:line="360" w:lineRule="auto"/>
              <w:jc w:val="both"/>
              <w:rPr>
                <w:rFonts w:ascii="HelveticaNeueLT Std" w:eastAsia="Calibri" w:hAnsi="HelveticaNeueLT Std"/>
                <w:b/>
                <w:sz w:val="20"/>
                <w:szCs w:val="20"/>
                <w:lang w:val="es-CR"/>
              </w:rPr>
            </w:pPr>
          </w:p>
          <w:p w14:paraId="59B160B4" w14:textId="77777777" w:rsidR="00726642" w:rsidRPr="009C0D1D" w:rsidRDefault="00726642" w:rsidP="000F0D66">
            <w:pPr>
              <w:spacing w:line="360" w:lineRule="auto"/>
              <w:jc w:val="both"/>
              <w:rPr>
                <w:rFonts w:ascii="HelveticaNeueLT Std" w:eastAsia="Calibri" w:hAnsi="HelveticaNeueLT Std"/>
                <w:b/>
                <w:sz w:val="20"/>
                <w:szCs w:val="20"/>
                <w:lang w:val="es-CR"/>
              </w:rPr>
            </w:pPr>
          </w:p>
          <w:p w14:paraId="04D7D002" w14:textId="77777777" w:rsidR="00726642" w:rsidRPr="009C0D1D" w:rsidRDefault="00726642" w:rsidP="00527D7C">
            <w:pPr>
              <w:spacing w:line="360" w:lineRule="auto"/>
              <w:jc w:val="both"/>
              <w:rPr>
                <w:rFonts w:ascii="HelveticaNeueLT Std" w:hAnsi="HelveticaNeueLT Std" w:cs="David"/>
                <w:b/>
                <w:sz w:val="20"/>
                <w:szCs w:val="20"/>
              </w:rPr>
            </w:pPr>
          </w:p>
        </w:tc>
      </w:tr>
    </w:tbl>
    <w:p w14:paraId="2C26AB37" w14:textId="77777777" w:rsidR="00726642" w:rsidRPr="009C0D1D" w:rsidRDefault="00726642" w:rsidP="005B5677">
      <w:pPr>
        <w:spacing w:line="360" w:lineRule="auto"/>
        <w:ind w:firstLine="284"/>
        <w:jc w:val="both"/>
        <w:rPr>
          <w:rFonts w:ascii="HelveticaNeueLT Std" w:hAnsi="HelveticaNeueLT Std"/>
          <w:sz w:val="18"/>
          <w:szCs w:val="22"/>
          <w:lang w:val="en-US"/>
        </w:rPr>
      </w:pPr>
      <w:r w:rsidRPr="009C0D1D">
        <w:rPr>
          <w:rFonts w:ascii="HelveticaNeueLT Std" w:hAnsi="HelveticaNeueLT Std"/>
          <w:sz w:val="18"/>
          <w:szCs w:val="22"/>
          <w:lang w:val="en-US"/>
        </w:rPr>
        <w:tab/>
      </w:r>
      <w:r w:rsidRPr="009C0D1D">
        <w:rPr>
          <w:rFonts w:ascii="HelveticaNeueLT Std" w:hAnsi="HelveticaNeueLT Std"/>
          <w:sz w:val="18"/>
          <w:szCs w:val="22"/>
          <w:lang w:val="en-US"/>
        </w:rPr>
        <w:tab/>
      </w:r>
    </w:p>
    <w:p w14:paraId="6283219D" w14:textId="47ECC17B" w:rsidR="00726642" w:rsidRPr="00596C1A" w:rsidRDefault="00726642" w:rsidP="00CE6B32">
      <w:pPr>
        <w:tabs>
          <w:tab w:val="left" w:pos="2694"/>
        </w:tabs>
        <w:spacing w:line="360" w:lineRule="auto"/>
        <w:ind w:right="5952"/>
        <w:jc w:val="both"/>
        <w:rPr>
          <w:rFonts w:ascii="HelveticaNeueLT Std" w:hAnsi="HelveticaNeueLT Std"/>
          <w:i/>
          <w:sz w:val="16"/>
          <w:szCs w:val="22"/>
          <w:lang w:val="en-US"/>
        </w:rPr>
      </w:pPr>
      <w:r w:rsidRPr="009C0D1D">
        <w:rPr>
          <w:rFonts w:ascii="HelveticaNeueLT Std" w:hAnsi="HelveticaNeueLT Std"/>
          <w:i/>
          <w:sz w:val="16"/>
          <w:szCs w:val="22"/>
          <w:lang w:val="en-US"/>
        </w:rPr>
        <w:t xml:space="preserve">The undersigned Notary authenticates the signature of          the two sellers only. </w:t>
      </w:r>
      <w:r w:rsidRPr="00596C1A">
        <w:rPr>
          <w:rFonts w:ascii="HelveticaNeueLT Std" w:hAnsi="HelveticaNeueLT Std"/>
          <w:i/>
          <w:sz w:val="16"/>
          <w:szCs w:val="22"/>
          <w:lang w:val="en-US"/>
        </w:rPr>
        <w:t xml:space="preserve">San José, </w:t>
      </w:r>
      <w:r>
        <w:rPr>
          <w:rFonts w:ascii="HelveticaNeueLT Std" w:hAnsi="HelveticaNeueLT Std"/>
          <w:i/>
          <w:noProof/>
          <w:sz w:val="16"/>
          <w:szCs w:val="22"/>
          <w:lang w:val="en-US"/>
        </w:rPr>
        <w:t>July</w:t>
      </w:r>
      <w:r w:rsidRPr="00596C1A">
        <w:rPr>
          <w:rFonts w:ascii="HelveticaNeueLT Std" w:hAnsi="HelveticaNeueLT Std"/>
          <w:i/>
          <w:sz w:val="16"/>
          <w:szCs w:val="22"/>
          <w:lang w:val="en-US"/>
        </w:rPr>
        <w:t xml:space="preserve"> </w:t>
      </w:r>
      <w:r w:rsidRPr="00E35A40">
        <w:rPr>
          <w:rFonts w:ascii="HelveticaNeueLT Std" w:hAnsi="HelveticaNeueLT Std"/>
          <w:i/>
          <w:noProof/>
          <w:sz w:val="16"/>
          <w:szCs w:val="22"/>
          <w:lang w:val="en-US"/>
        </w:rPr>
        <w:t>23</w:t>
      </w:r>
      <w:r w:rsidRPr="00596C1A">
        <w:rPr>
          <w:rFonts w:ascii="HelveticaNeueLT Std" w:hAnsi="HelveticaNeueLT Std"/>
          <w:i/>
          <w:sz w:val="16"/>
          <w:szCs w:val="22"/>
          <w:vertAlign w:val="superscript"/>
          <w:lang w:val="en-US"/>
        </w:rPr>
        <w:t xml:space="preserve">rd, </w:t>
      </w:r>
      <w:r w:rsidRPr="00E35A40">
        <w:rPr>
          <w:rFonts w:ascii="HelveticaNeueLT Std" w:hAnsi="HelveticaNeueLT Std"/>
          <w:i/>
          <w:noProof/>
          <w:sz w:val="16"/>
          <w:szCs w:val="22"/>
          <w:lang w:val="en-US"/>
        </w:rPr>
        <w:t>2025</w:t>
      </w:r>
      <w:r w:rsidRPr="00596C1A">
        <w:rPr>
          <w:rFonts w:ascii="HelveticaNeueLT Std" w:hAnsi="HelveticaNeueLT Std"/>
          <w:i/>
          <w:sz w:val="16"/>
          <w:szCs w:val="22"/>
          <w:lang w:val="en-US"/>
        </w:rPr>
        <w:t>:</w:t>
      </w:r>
    </w:p>
    <w:p w14:paraId="5BAD6C8F" w14:textId="77777777" w:rsidR="00726642" w:rsidRPr="00596C1A" w:rsidRDefault="00726642" w:rsidP="005B5677">
      <w:pPr>
        <w:spacing w:line="360" w:lineRule="auto"/>
        <w:ind w:firstLine="284"/>
        <w:jc w:val="both"/>
        <w:rPr>
          <w:rFonts w:ascii="HelveticaNeueLT Std" w:hAnsi="HelveticaNeueLT Std"/>
          <w:b/>
          <w:sz w:val="18"/>
          <w:szCs w:val="22"/>
          <w:lang w:val="en-US"/>
        </w:rPr>
      </w:pPr>
    </w:p>
    <w:p w14:paraId="272A92B3" w14:textId="77777777" w:rsidR="00726642" w:rsidRPr="00596C1A" w:rsidRDefault="00726642" w:rsidP="005B5677">
      <w:pPr>
        <w:spacing w:line="360" w:lineRule="auto"/>
        <w:ind w:firstLine="284"/>
        <w:jc w:val="both"/>
        <w:rPr>
          <w:rFonts w:ascii="HelveticaNeueLT Std" w:hAnsi="HelveticaNeueLT Std"/>
          <w:b/>
          <w:sz w:val="18"/>
          <w:szCs w:val="22"/>
          <w:lang w:val="en-US"/>
        </w:rPr>
      </w:pPr>
    </w:p>
    <w:p w14:paraId="274AB452" w14:textId="77777777" w:rsidR="00726642" w:rsidRPr="00596C1A" w:rsidRDefault="00726642" w:rsidP="00CE6B32">
      <w:pPr>
        <w:spacing w:line="360" w:lineRule="auto"/>
        <w:ind w:firstLine="284"/>
        <w:jc w:val="both"/>
        <w:rPr>
          <w:rFonts w:ascii="HelveticaNeueLT Std" w:hAnsi="HelveticaNeueLT Std" w:cs="David"/>
          <w:b/>
          <w:sz w:val="22"/>
          <w:lang w:val="en-US"/>
        </w:rPr>
      </w:pPr>
      <w:r w:rsidRPr="00596C1A">
        <w:rPr>
          <w:rFonts w:ascii="HelveticaNeueLT Std" w:hAnsi="HelveticaNeueLT Std" w:cs="David"/>
          <w:b/>
          <w:sz w:val="22"/>
          <w:lang w:val="en-US"/>
        </w:rPr>
        <w:t>Licda. Clara Alvarado Jiménez</w:t>
      </w:r>
    </w:p>
    <w:p w14:paraId="77F478B7" w14:textId="77777777" w:rsidR="00726642" w:rsidRDefault="00726642" w:rsidP="005B5677">
      <w:pPr>
        <w:spacing w:line="360" w:lineRule="auto"/>
        <w:ind w:firstLine="284"/>
        <w:jc w:val="both"/>
        <w:rPr>
          <w:rFonts w:ascii="HelveticaNeueLT Std" w:hAnsi="HelveticaNeueLT Std" w:cs="David"/>
          <w:sz w:val="22"/>
          <w:lang w:val="en-US"/>
        </w:rPr>
        <w:sectPr w:rsidR="00726642" w:rsidSect="00726642">
          <w:headerReference w:type="default" r:id="rId7"/>
          <w:footerReference w:type="default" r:id="rId8"/>
          <w:pgSz w:w="11906" w:h="16838"/>
          <w:pgMar w:top="2127" w:right="1701" w:bottom="1134" w:left="1701" w:header="708" w:footer="708" w:gutter="0"/>
          <w:pgNumType w:start="1"/>
          <w:cols w:space="708"/>
          <w:docGrid w:linePitch="360"/>
        </w:sectPr>
      </w:pPr>
      <w:r w:rsidRPr="00455B82">
        <w:rPr>
          <w:rFonts w:ascii="HelveticaNeueLT Std" w:hAnsi="HelveticaNeueLT Std" w:cs="David"/>
          <w:sz w:val="22"/>
          <w:lang w:val="en-US"/>
        </w:rPr>
        <w:t>Attorney at Law and Notary P</w:t>
      </w:r>
      <w:r>
        <w:rPr>
          <w:rFonts w:ascii="HelveticaNeueLT Std" w:hAnsi="HelveticaNeueLT Std" w:cs="David"/>
          <w:sz w:val="22"/>
          <w:lang w:val="en-US"/>
        </w:rPr>
        <w:t>ublic</w:t>
      </w:r>
    </w:p>
    <w:p w14:paraId="78C7F6E5" w14:textId="77777777" w:rsidR="00726642" w:rsidRPr="00455B82" w:rsidRDefault="00726642" w:rsidP="005B5677">
      <w:pPr>
        <w:spacing w:line="360" w:lineRule="auto"/>
        <w:ind w:firstLine="284"/>
        <w:jc w:val="both"/>
        <w:rPr>
          <w:rFonts w:ascii="HelveticaNeueLT Std" w:hAnsi="HelveticaNeueLT Std"/>
          <w:color w:val="1F497D"/>
          <w:sz w:val="18"/>
          <w:szCs w:val="22"/>
          <w:u w:val="single"/>
          <w:lang w:val="en-US"/>
        </w:rPr>
      </w:pPr>
    </w:p>
    <w:sectPr w:rsidR="00726642" w:rsidRPr="00455B82" w:rsidSect="00726642">
      <w:headerReference w:type="default" r:id="rId9"/>
      <w:footerReference w:type="default" r:id="rId10"/>
      <w:type w:val="continuous"/>
      <w:pgSz w:w="11906" w:h="16838"/>
      <w:pgMar w:top="2127"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6B67B" w14:textId="77777777" w:rsidR="001076E9" w:rsidRDefault="001076E9" w:rsidP="006407E4">
      <w:r>
        <w:separator/>
      </w:r>
    </w:p>
  </w:endnote>
  <w:endnote w:type="continuationSeparator" w:id="0">
    <w:p w14:paraId="60CCF036" w14:textId="77777777" w:rsidR="001076E9" w:rsidRDefault="001076E9" w:rsidP="00640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NeueLT Std">
    <w:altName w:val="Arial"/>
    <w:panose1 w:val="00000000000000000000"/>
    <w:charset w:val="00"/>
    <w:family w:val="swiss"/>
    <w:notTrueType/>
    <w:pitch w:val="variable"/>
    <w:sig w:usb0="800000AF" w:usb1="4000204A" w:usb2="00000000" w:usb3="00000000" w:csb0="00000001" w:csb1="00000000"/>
  </w:font>
  <w:font w:name="David">
    <w:charset w:val="B1"/>
    <w:family w:val="swiss"/>
    <w:pitch w:val="variable"/>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C1A44" w14:textId="77777777" w:rsidR="00726642" w:rsidRPr="00882207" w:rsidRDefault="00726642" w:rsidP="008E15F6">
    <w:pPr>
      <w:pStyle w:val="Header"/>
      <w:tabs>
        <w:tab w:val="clear" w:pos="8838"/>
        <w:tab w:val="right" w:pos="9072"/>
      </w:tabs>
      <w:ind w:right="-234"/>
      <w:rPr>
        <w:lang w:val="en-US"/>
      </w:rPr>
    </w:pPr>
  </w:p>
  <w:p w14:paraId="75E89018" w14:textId="77777777" w:rsidR="00726642" w:rsidRDefault="00726642" w:rsidP="00DB095D">
    <w:pPr>
      <w:pStyle w:val="Header"/>
      <w:tabs>
        <w:tab w:val="clear" w:pos="8838"/>
        <w:tab w:val="right" w:pos="9072"/>
      </w:tabs>
      <w:ind w:right="-234"/>
    </w:pPr>
    <w:r>
      <w:rPr>
        <w:noProof/>
      </w:rPr>
      <mc:AlternateContent>
        <mc:Choice Requires="wps">
          <w:drawing>
            <wp:anchor distT="0" distB="0" distL="114300" distR="114300" simplePos="0" relativeHeight="251665408" behindDoc="0" locked="0" layoutInCell="0" allowOverlap="1" wp14:anchorId="4DB15CB9" wp14:editId="283EF708">
              <wp:simplePos x="0" y="0"/>
              <wp:positionH relativeFrom="page">
                <wp:posOffset>6985635</wp:posOffset>
              </wp:positionH>
              <wp:positionV relativeFrom="page">
                <wp:posOffset>6530340</wp:posOffset>
              </wp:positionV>
              <wp:extent cx="342265" cy="1275080"/>
              <wp:effectExtent l="0" t="0" r="0" b="0"/>
              <wp:wrapNone/>
              <wp:docPr id="73994086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265" cy="127508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41B5C8" w14:textId="77777777" w:rsidR="00726642" w:rsidRPr="005B5677" w:rsidRDefault="00726642" w:rsidP="005B5677">
                          <w:pPr>
                            <w:pStyle w:val="Footer"/>
                            <w:rPr>
                              <w:rFonts w:ascii="Century Gothic" w:hAnsi="Century Gothic"/>
                              <w:sz w:val="20"/>
                              <w:szCs w:val="20"/>
                            </w:rPr>
                          </w:pPr>
                          <w:r>
                            <w:rPr>
                              <w:rFonts w:ascii="Century Gothic" w:hAnsi="Century Gothic"/>
                              <w:sz w:val="20"/>
                              <w:szCs w:val="20"/>
                            </w:rPr>
                            <w:t>Page</w:t>
                          </w:r>
                          <w:r w:rsidRPr="005B5677">
                            <w:rPr>
                              <w:rFonts w:ascii="Century Gothic" w:hAnsi="Century Gothic"/>
                              <w:sz w:val="20"/>
                              <w:szCs w:val="20"/>
                            </w:rPr>
                            <w:t xml:space="preserve"> </w:t>
                          </w:r>
                          <w:r w:rsidRPr="005B5677">
                            <w:rPr>
                              <w:rFonts w:ascii="Century Gothic" w:hAnsi="Century Gothic"/>
                              <w:sz w:val="20"/>
                              <w:szCs w:val="20"/>
                            </w:rPr>
                            <w:fldChar w:fldCharType="begin"/>
                          </w:r>
                          <w:r w:rsidRPr="00560A47">
                            <w:rPr>
                              <w:rFonts w:ascii="Century Gothic" w:hAnsi="Century Gothic"/>
                              <w:sz w:val="20"/>
                              <w:szCs w:val="20"/>
                            </w:rPr>
                            <w:instrText>PAGE    \* MERGEFORMAT</w:instrText>
                          </w:r>
                          <w:r w:rsidRPr="005B5677">
                            <w:rPr>
                              <w:rFonts w:ascii="Century Gothic" w:hAnsi="Century Gothic"/>
                              <w:sz w:val="20"/>
                              <w:szCs w:val="20"/>
                            </w:rPr>
                            <w:fldChar w:fldCharType="separate"/>
                          </w:r>
                          <w:r>
                            <w:rPr>
                              <w:rFonts w:ascii="Century Gothic" w:hAnsi="Century Gothic"/>
                              <w:noProof/>
                              <w:sz w:val="20"/>
                              <w:szCs w:val="20"/>
                            </w:rPr>
                            <w:t>3</w:t>
                          </w:r>
                          <w:r w:rsidRPr="005B5677">
                            <w:rPr>
                              <w:rFonts w:ascii="Century Gothic" w:hAnsi="Century Gothic"/>
                              <w:sz w:val="20"/>
                              <w:szCs w:val="20"/>
                            </w:rPr>
                            <w:fldChar w:fldCharType="end"/>
                          </w:r>
                          <w:r>
                            <w:rPr>
                              <w:rFonts w:ascii="Century Gothic" w:hAnsi="Century Gothic"/>
                              <w:sz w:val="20"/>
                              <w:szCs w:val="20"/>
                            </w:rPr>
                            <w:t xml:space="preserve"> </w:t>
                          </w:r>
                          <w:proofErr w:type="spellStart"/>
                          <w:proofErr w:type="gramStart"/>
                          <w:r>
                            <w:rPr>
                              <w:rFonts w:ascii="Century Gothic" w:hAnsi="Century Gothic"/>
                              <w:sz w:val="20"/>
                              <w:szCs w:val="20"/>
                            </w:rPr>
                            <w:t>of</w:t>
                          </w:r>
                          <w:proofErr w:type="spellEnd"/>
                          <w:r>
                            <w:rPr>
                              <w:rFonts w:ascii="Century Gothic" w:hAnsi="Century Gothic"/>
                              <w:sz w:val="20"/>
                              <w:szCs w:val="20"/>
                            </w:rPr>
                            <w:t xml:space="preserve"> </w:t>
                          </w:r>
                          <w:r w:rsidRPr="005B5677">
                            <w:rPr>
                              <w:rFonts w:ascii="Century Gothic" w:hAnsi="Century Gothic"/>
                              <w:sz w:val="20"/>
                              <w:szCs w:val="20"/>
                            </w:rPr>
                            <w:t xml:space="preserve"> </w:t>
                          </w:r>
                          <w:r>
                            <w:rPr>
                              <w:rFonts w:ascii="Century Gothic" w:hAnsi="Century Gothic"/>
                              <w:sz w:val="20"/>
                              <w:szCs w:val="20"/>
                            </w:rPr>
                            <w:t>3</w:t>
                          </w:r>
                          <w:proofErr w:type="gramEnd"/>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DB15CB9" id="Rectángulo 3" o:spid="_x0000_s1027" style="position:absolute;margin-left:550.05pt;margin-top:514.2pt;width:26.95pt;height:100.4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" o:allowincell="f" filled="f" stroked="f">
              <v:textbox style="layout-flow:vertical;mso-layout-flow-alt:bottom-to-top;mso-fit-shape-to-text:t">
                <w:txbxContent>
                  <w:p w14:paraId="5F41B5C8" w14:textId="77777777" w:rsidR="00726642" w:rsidRPr="005B5677" w:rsidRDefault="00726642" w:rsidP="005B5677">
                    <w:pPr>
                      <w:pStyle w:val="Footer"/>
                      <w:rPr>
                        <w:rFonts w:ascii="Century Gothic" w:hAnsi="Century Gothic"/>
                        <w:sz w:val="20"/>
                        <w:szCs w:val="20"/>
                      </w:rPr>
                    </w:pPr>
                    <w:r>
                      <w:rPr>
                        <w:rFonts w:ascii="Century Gothic" w:hAnsi="Century Gothic"/>
                        <w:sz w:val="20"/>
                        <w:szCs w:val="20"/>
                      </w:rPr>
                      <w:t>Page</w:t>
                    </w:r>
                    <w:r w:rsidRPr="005B5677">
                      <w:rPr>
                        <w:rFonts w:ascii="Century Gothic" w:hAnsi="Century Gothic"/>
                        <w:sz w:val="20"/>
                        <w:szCs w:val="20"/>
                      </w:rPr>
                      <w:t xml:space="preserve"> </w:t>
                    </w:r>
                    <w:r w:rsidRPr="005B5677">
                      <w:rPr>
                        <w:rFonts w:ascii="Century Gothic" w:hAnsi="Century Gothic"/>
                        <w:sz w:val="20"/>
                        <w:szCs w:val="20"/>
                      </w:rPr>
                      <w:fldChar w:fldCharType="begin"/>
                    </w:r>
                    <w:r w:rsidRPr="00560A47">
                      <w:rPr>
                        <w:rFonts w:ascii="Century Gothic" w:hAnsi="Century Gothic"/>
                        <w:sz w:val="20"/>
                        <w:szCs w:val="20"/>
                      </w:rPr>
                      <w:instrText>PAGE    \* MERGEFORMAT</w:instrText>
                    </w:r>
                    <w:r w:rsidRPr="005B5677">
                      <w:rPr>
                        <w:rFonts w:ascii="Century Gothic" w:hAnsi="Century Gothic"/>
                        <w:sz w:val="20"/>
                        <w:szCs w:val="20"/>
                      </w:rPr>
                      <w:fldChar w:fldCharType="separate"/>
                    </w:r>
                    <w:r>
                      <w:rPr>
                        <w:rFonts w:ascii="Century Gothic" w:hAnsi="Century Gothic"/>
                        <w:noProof/>
                        <w:sz w:val="20"/>
                        <w:szCs w:val="20"/>
                      </w:rPr>
                      <w:t>3</w:t>
                    </w:r>
                    <w:r w:rsidRPr="005B5677">
                      <w:rPr>
                        <w:rFonts w:ascii="Century Gothic" w:hAnsi="Century Gothic"/>
                        <w:sz w:val="20"/>
                        <w:szCs w:val="20"/>
                      </w:rPr>
                      <w:fldChar w:fldCharType="end"/>
                    </w:r>
                    <w:r>
                      <w:rPr>
                        <w:rFonts w:ascii="Century Gothic" w:hAnsi="Century Gothic"/>
                        <w:sz w:val="20"/>
                        <w:szCs w:val="20"/>
                      </w:rPr>
                      <w:t xml:space="preserve"> </w:t>
                    </w:r>
                    <w:proofErr w:type="spellStart"/>
                    <w:proofErr w:type="gramStart"/>
                    <w:r>
                      <w:rPr>
                        <w:rFonts w:ascii="Century Gothic" w:hAnsi="Century Gothic"/>
                        <w:sz w:val="20"/>
                        <w:szCs w:val="20"/>
                      </w:rPr>
                      <w:t>of</w:t>
                    </w:r>
                    <w:proofErr w:type="spellEnd"/>
                    <w:r>
                      <w:rPr>
                        <w:rFonts w:ascii="Century Gothic" w:hAnsi="Century Gothic"/>
                        <w:sz w:val="20"/>
                        <w:szCs w:val="20"/>
                      </w:rPr>
                      <w:t xml:space="preserve"> </w:t>
                    </w:r>
                    <w:r w:rsidRPr="005B5677">
                      <w:rPr>
                        <w:rFonts w:ascii="Century Gothic" w:hAnsi="Century Gothic"/>
                        <w:sz w:val="20"/>
                        <w:szCs w:val="20"/>
                      </w:rPr>
                      <w:t xml:space="preserve"> </w:t>
                    </w:r>
                    <w:r>
                      <w:rPr>
                        <w:rFonts w:ascii="Century Gothic" w:hAnsi="Century Gothic"/>
                        <w:sz w:val="20"/>
                        <w:szCs w:val="20"/>
                      </w:rPr>
                      <w:t>3</w:t>
                    </w:r>
                    <w:proofErr w:type="gramEnd"/>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90F6" w14:textId="77777777" w:rsidR="004C43B1" w:rsidRPr="00882207" w:rsidRDefault="004C43B1" w:rsidP="008E15F6">
    <w:pPr>
      <w:pStyle w:val="Header"/>
      <w:tabs>
        <w:tab w:val="clear" w:pos="8838"/>
        <w:tab w:val="right" w:pos="9072"/>
      </w:tabs>
      <w:ind w:right="-234"/>
      <w:rPr>
        <w:lang w:val="en-US"/>
      </w:rPr>
    </w:pPr>
  </w:p>
  <w:p w14:paraId="6823F5E5" w14:textId="77777777" w:rsidR="004C43B1" w:rsidRDefault="004C43B1" w:rsidP="00DB095D">
    <w:pPr>
      <w:pStyle w:val="Header"/>
      <w:tabs>
        <w:tab w:val="clear" w:pos="8838"/>
        <w:tab w:val="right" w:pos="9072"/>
      </w:tabs>
      <w:ind w:right="-234"/>
    </w:pPr>
    <w:r>
      <w:rPr>
        <w:noProof/>
      </w:rPr>
      <mc:AlternateContent>
        <mc:Choice Requires="wps">
          <w:drawing>
            <wp:anchor distT="0" distB="0" distL="114300" distR="114300" simplePos="0" relativeHeight="251659264" behindDoc="0" locked="0" layoutInCell="0" allowOverlap="1" wp14:anchorId="29F586AB" wp14:editId="4B3C171A">
              <wp:simplePos x="0" y="0"/>
              <wp:positionH relativeFrom="page">
                <wp:posOffset>6985635</wp:posOffset>
              </wp:positionH>
              <wp:positionV relativeFrom="page">
                <wp:posOffset>6530340</wp:posOffset>
              </wp:positionV>
              <wp:extent cx="342265" cy="1275080"/>
              <wp:effectExtent l="0" t="0" r="0" b="0"/>
              <wp:wrapNone/>
              <wp:docPr id="57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265" cy="127508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F1723" w14:textId="77777777" w:rsidR="004C43B1" w:rsidRPr="005B5677" w:rsidRDefault="004C43B1" w:rsidP="005B5677">
                          <w:pPr>
                            <w:pStyle w:val="Footer"/>
                            <w:rPr>
                              <w:rFonts w:ascii="Century Gothic" w:hAnsi="Century Gothic"/>
                              <w:sz w:val="20"/>
                              <w:szCs w:val="20"/>
                            </w:rPr>
                          </w:pPr>
                          <w:r>
                            <w:rPr>
                              <w:rFonts w:ascii="Century Gothic" w:hAnsi="Century Gothic"/>
                              <w:sz w:val="20"/>
                              <w:szCs w:val="20"/>
                            </w:rPr>
                            <w:t>Page</w:t>
                          </w:r>
                          <w:r w:rsidRPr="005B5677">
                            <w:rPr>
                              <w:rFonts w:ascii="Century Gothic" w:hAnsi="Century Gothic"/>
                              <w:sz w:val="20"/>
                              <w:szCs w:val="20"/>
                            </w:rPr>
                            <w:t xml:space="preserve"> </w:t>
                          </w:r>
                          <w:r w:rsidRPr="005B5677">
                            <w:rPr>
                              <w:rFonts w:ascii="Century Gothic" w:hAnsi="Century Gothic"/>
                              <w:sz w:val="20"/>
                              <w:szCs w:val="20"/>
                            </w:rPr>
                            <w:fldChar w:fldCharType="begin"/>
                          </w:r>
                          <w:r w:rsidRPr="00560A47">
                            <w:rPr>
                              <w:rFonts w:ascii="Century Gothic" w:hAnsi="Century Gothic"/>
                              <w:sz w:val="20"/>
                              <w:szCs w:val="20"/>
                            </w:rPr>
                            <w:instrText>PAGE    \* MERGEFORMAT</w:instrText>
                          </w:r>
                          <w:r w:rsidRPr="005B5677">
                            <w:rPr>
                              <w:rFonts w:ascii="Century Gothic" w:hAnsi="Century Gothic"/>
                              <w:sz w:val="20"/>
                              <w:szCs w:val="20"/>
                            </w:rPr>
                            <w:fldChar w:fldCharType="separate"/>
                          </w:r>
                          <w:r>
                            <w:rPr>
                              <w:rFonts w:ascii="Century Gothic" w:hAnsi="Century Gothic"/>
                              <w:noProof/>
                              <w:sz w:val="20"/>
                              <w:szCs w:val="20"/>
                            </w:rPr>
                            <w:t>3</w:t>
                          </w:r>
                          <w:r w:rsidRPr="005B5677">
                            <w:rPr>
                              <w:rFonts w:ascii="Century Gothic" w:hAnsi="Century Gothic"/>
                              <w:sz w:val="20"/>
                              <w:szCs w:val="20"/>
                            </w:rPr>
                            <w:fldChar w:fldCharType="end"/>
                          </w:r>
                          <w:r>
                            <w:rPr>
                              <w:rFonts w:ascii="Century Gothic" w:hAnsi="Century Gothic"/>
                              <w:sz w:val="20"/>
                              <w:szCs w:val="20"/>
                            </w:rPr>
                            <w:t xml:space="preserve"> </w:t>
                          </w:r>
                          <w:proofErr w:type="spellStart"/>
                          <w:proofErr w:type="gramStart"/>
                          <w:r>
                            <w:rPr>
                              <w:rFonts w:ascii="Century Gothic" w:hAnsi="Century Gothic"/>
                              <w:sz w:val="20"/>
                              <w:szCs w:val="20"/>
                            </w:rPr>
                            <w:t>of</w:t>
                          </w:r>
                          <w:proofErr w:type="spellEnd"/>
                          <w:r>
                            <w:rPr>
                              <w:rFonts w:ascii="Century Gothic" w:hAnsi="Century Gothic"/>
                              <w:sz w:val="20"/>
                              <w:szCs w:val="20"/>
                            </w:rPr>
                            <w:t xml:space="preserve"> </w:t>
                          </w:r>
                          <w:r w:rsidRPr="005B5677">
                            <w:rPr>
                              <w:rFonts w:ascii="Century Gothic" w:hAnsi="Century Gothic"/>
                              <w:sz w:val="20"/>
                              <w:szCs w:val="20"/>
                            </w:rPr>
                            <w:t xml:space="preserve"> </w:t>
                          </w:r>
                          <w:r>
                            <w:rPr>
                              <w:rFonts w:ascii="Century Gothic" w:hAnsi="Century Gothic"/>
                              <w:sz w:val="20"/>
                              <w:szCs w:val="20"/>
                            </w:rPr>
                            <w:t>3</w:t>
                          </w:r>
                          <w:proofErr w:type="gramEnd"/>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29F586AB" id="_x0000_s1028" style="position:absolute;margin-left:550.05pt;margin-top:514.2pt;width:26.95pt;height:100.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" o:allowincell="f" filled="f" stroked="f">
              <v:textbox style="layout-flow:vertical;mso-layout-flow-alt:bottom-to-top;mso-fit-shape-to-text:t">
                <w:txbxContent>
                  <w:p w14:paraId="5B4F1723" w14:textId="77777777" w:rsidR="004C43B1" w:rsidRPr="005B5677" w:rsidRDefault="004C43B1" w:rsidP="005B5677">
                    <w:pPr>
                      <w:pStyle w:val="Footer"/>
                      <w:rPr>
                        <w:rFonts w:ascii="Century Gothic" w:hAnsi="Century Gothic"/>
                        <w:sz w:val="20"/>
                        <w:szCs w:val="20"/>
                      </w:rPr>
                    </w:pPr>
                    <w:r>
                      <w:rPr>
                        <w:rFonts w:ascii="Century Gothic" w:hAnsi="Century Gothic"/>
                        <w:sz w:val="20"/>
                        <w:szCs w:val="20"/>
                      </w:rPr>
                      <w:t>Page</w:t>
                    </w:r>
                    <w:r w:rsidRPr="005B5677">
                      <w:rPr>
                        <w:rFonts w:ascii="Century Gothic" w:hAnsi="Century Gothic"/>
                        <w:sz w:val="20"/>
                        <w:szCs w:val="20"/>
                      </w:rPr>
                      <w:t xml:space="preserve"> </w:t>
                    </w:r>
                    <w:r w:rsidRPr="005B5677">
                      <w:rPr>
                        <w:rFonts w:ascii="Century Gothic" w:hAnsi="Century Gothic"/>
                        <w:sz w:val="20"/>
                        <w:szCs w:val="20"/>
                      </w:rPr>
                      <w:fldChar w:fldCharType="begin"/>
                    </w:r>
                    <w:r w:rsidRPr="00560A47">
                      <w:rPr>
                        <w:rFonts w:ascii="Century Gothic" w:hAnsi="Century Gothic"/>
                        <w:sz w:val="20"/>
                        <w:szCs w:val="20"/>
                      </w:rPr>
                      <w:instrText>PAGE    \* MERGEFORMAT</w:instrText>
                    </w:r>
                    <w:r w:rsidRPr="005B5677">
                      <w:rPr>
                        <w:rFonts w:ascii="Century Gothic" w:hAnsi="Century Gothic"/>
                        <w:sz w:val="20"/>
                        <w:szCs w:val="20"/>
                      </w:rPr>
                      <w:fldChar w:fldCharType="separate"/>
                    </w:r>
                    <w:r>
                      <w:rPr>
                        <w:rFonts w:ascii="Century Gothic" w:hAnsi="Century Gothic"/>
                        <w:noProof/>
                        <w:sz w:val="20"/>
                        <w:szCs w:val="20"/>
                      </w:rPr>
                      <w:t>3</w:t>
                    </w:r>
                    <w:r w:rsidRPr="005B5677">
                      <w:rPr>
                        <w:rFonts w:ascii="Century Gothic" w:hAnsi="Century Gothic"/>
                        <w:sz w:val="20"/>
                        <w:szCs w:val="20"/>
                      </w:rPr>
                      <w:fldChar w:fldCharType="end"/>
                    </w:r>
                    <w:r>
                      <w:rPr>
                        <w:rFonts w:ascii="Century Gothic" w:hAnsi="Century Gothic"/>
                        <w:sz w:val="20"/>
                        <w:szCs w:val="20"/>
                      </w:rPr>
                      <w:t xml:space="preserve"> </w:t>
                    </w:r>
                    <w:proofErr w:type="spellStart"/>
                    <w:proofErr w:type="gramStart"/>
                    <w:r>
                      <w:rPr>
                        <w:rFonts w:ascii="Century Gothic" w:hAnsi="Century Gothic"/>
                        <w:sz w:val="20"/>
                        <w:szCs w:val="20"/>
                      </w:rPr>
                      <w:t>of</w:t>
                    </w:r>
                    <w:proofErr w:type="spellEnd"/>
                    <w:r>
                      <w:rPr>
                        <w:rFonts w:ascii="Century Gothic" w:hAnsi="Century Gothic"/>
                        <w:sz w:val="20"/>
                        <w:szCs w:val="20"/>
                      </w:rPr>
                      <w:t xml:space="preserve"> </w:t>
                    </w:r>
                    <w:r w:rsidRPr="005B5677">
                      <w:rPr>
                        <w:rFonts w:ascii="Century Gothic" w:hAnsi="Century Gothic"/>
                        <w:sz w:val="20"/>
                        <w:szCs w:val="20"/>
                      </w:rPr>
                      <w:t xml:space="preserve"> </w:t>
                    </w:r>
                    <w:r>
                      <w:rPr>
                        <w:rFonts w:ascii="Century Gothic" w:hAnsi="Century Gothic"/>
                        <w:sz w:val="20"/>
                        <w:szCs w:val="20"/>
                      </w:rPr>
                      <w:t>3</w:t>
                    </w:r>
                    <w:proofErr w:type="gramEnd"/>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20D32" w14:textId="77777777" w:rsidR="001076E9" w:rsidRDefault="001076E9" w:rsidP="006407E4">
      <w:r>
        <w:separator/>
      </w:r>
    </w:p>
  </w:footnote>
  <w:footnote w:type="continuationSeparator" w:id="0">
    <w:p w14:paraId="5826E3A1" w14:textId="77777777" w:rsidR="001076E9" w:rsidRDefault="001076E9" w:rsidP="006407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18D11" w14:textId="20E8D5A6" w:rsidR="00726642" w:rsidRPr="005B5677" w:rsidRDefault="00726642" w:rsidP="00ED52F7">
    <w:pPr>
      <w:pStyle w:val="Header"/>
      <w:rPr>
        <w:lang w:val="es-CR"/>
      </w:rPr>
    </w:pPr>
    <w:r>
      <w:rPr>
        <w:rFonts w:ascii="Century Gothic" w:hAnsi="Century Gothic" w:cs="David"/>
        <w:noProof/>
        <w:color w:val="17365D"/>
        <w:spacing w:val="5"/>
        <w:kern w:val="28"/>
        <w:sz w:val="28"/>
        <w:szCs w:val="52"/>
        <w:lang w:val="en-US" w:eastAsia="en-US"/>
      </w:rPr>
      <mc:AlternateContent>
        <mc:Choice Requires="wps">
          <w:drawing>
            <wp:anchor distT="0" distB="0" distL="114300" distR="114300" simplePos="0" relativeHeight="251669504" behindDoc="0" locked="0" layoutInCell="1" allowOverlap="1" wp14:anchorId="775568CB" wp14:editId="71030482">
              <wp:simplePos x="0" y="0"/>
              <wp:positionH relativeFrom="column">
                <wp:posOffset>-622719</wp:posOffset>
              </wp:positionH>
              <wp:positionV relativeFrom="paragraph">
                <wp:posOffset>-259175</wp:posOffset>
              </wp:positionV>
              <wp:extent cx="2061714" cy="353683"/>
              <wp:effectExtent l="0" t="0" r="15240" b="27940"/>
              <wp:wrapNone/>
              <wp:docPr id="1150520835" name="Rectangle 1150520835"/>
              <wp:cNvGraphicFramePr/>
              <a:graphic xmlns:a="http://schemas.openxmlformats.org/drawingml/2006/main">
                <a:graphicData uri="http://schemas.microsoft.com/office/word/2010/wordprocessingShape">
                  <wps:wsp>
                    <wps:cNvSpPr/>
                    <wps:spPr>
                      <a:xfrm>
                        <a:off x="0" y="0"/>
                        <a:ext cx="2061714" cy="35368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2CC895" id="Rectangle 1150520835" o:spid="_x0000_s1026" style="position:absolute;margin-left:-49.05pt;margin-top:-20.4pt;width:162.35pt;height:27.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" fillcolor="white [3212]" strokecolor="white [3212]" strokeweight="2pt"/>
          </w:pict>
        </mc:Fallback>
      </mc:AlternateContent>
    </w:r>
    <w:r>
      <w:rPr>
        <w:rFonts w:ascii="Century Gothic" w:hAnsi="Century Gothic" w:cs="David"/>
        <w:noProof/>
        <w:color w:val="17365D"/>
        <w:spacing w:val="5"/>
        <w:kern w:val="28"/>
        <w:sz w:val="28"/>
        <w:szCs w:val="52"/>
        <w:lang w:val="en-US" w:eastAsia="en-US"/>
      </w:rPr>
      <w:drawing>
        <wp:anchor distT="0" distB="0" distL="114300" distR="114300" simplePos="0" relativeHeight="251668480" behindDoc="0" locked="0" layoutInCell="1" allowOverlap="1" wp14:anchorId="42C12DAF" wp14:editId="080268BF">
          <wp:simplePos x="0" y="0"/>
          <wp:positionH relativeFrom="margin">
            <wp:align>center</wp:align>
          </wp:positionH>
          <wp:positionV relativeFrom="paragraph">
            <wp:posOffset>-207381</wp:posOffset>
          </wp:positionV>
          <wp:extent cx="719455" cy="768350"/>
          <wp:effectExtent l="0" t="0" r="4445" b="0"/>
          <wp:wrapNone/>
          <wp:docPr id="1987602019" name="Picture 198760201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455" cy="768350"/>
                  </a:xfrm>
                  <a:prstGeom prst="rect">
                    <a:avLst/>
                  </a:prstGeom>
                  <a:noFill/>
                </pic:spPr>
              </pic:pic>
            </a:graphicData>
          </a:graphic>
        </wp:anchor>
      </w:drawing>
    </w:r>
    <w:r>
      <w:rPr>
        <w:rFonts w:ascii="Century Gothic" w:hAnsi="Century Gothic" w:cs="David"/>
        <w:noProof/>
        <w:color w:val="17365D"/>
        <w:spacing w:val="5"/>
        <w:kern w:val="28"/>
        <w:sz w:val="28"/>
        <w:szCs w:val="52"/>
        <w:lang w:val="en-US" w:eastAsia="en-US"/>
      </w:rPr>
      <mc:AlternateContent>
        <mc:Choice Requires="wps">
          <w:drawing>
            <wp:anchor distT="0" distB="0" distL="114300" distR="114300" simplePos="0" relativeHeight="251667456" behindDoc="0" locked="0" layoutInCell="1" allowOverlap="1" wp14:anchorId="5F791684" wp14:editId="4361A975">
              <wp:simplePos x="0" y="0"/>
              <wp:positionH relativeFrom="column">
                <wp:posOffset>2016748</wp:posOffset>
              </wp:positionH>
              <wp:positionV relativeFrom="paragraph">
                <wp:posOffset>-328810</wp:posOffset>
              </wp:positionV>
              <wp:extent cx="1431985" cy="1112807"/>
              <wp:effectExtent l="0" t="0" r="15875" b="11430"/>
              <wp:wrapNone/>
              <wp:docPr id="1145453497" name="Rectangle 1145453497"/>
              <wp:cNvGraphicFramePr/>
              <a:graphic xmlns:a="http://schemas.openxmlformats.org/drawingml/2006/main">
                <a:graphicData uri="http://schemas.microsoft.com/office/word/2010/wordprocessingShape">
                  <wps:wsp>
                    <wps:cNvSpPr/>
                    <wps:spPr>
                      <a:xfrm>
                        <a:off x="0" y="0"/>
                        <a:ext cx="1431985" cy="111280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939B30" id="Rectangle 1145453497" o:spid="_x0000_s1026" style="position:absolute;margin-left:158.8pt;margin-top:-25.9pt;width:112.75pt;height:87.6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" fillcolor="white [3212]" strokecolor="white [3212]" strokeweight="2pt"/>
          </w:pict>
        </mc:Fallback>
      </mc:AlternateContent>
    </w:r>
    <w:r>
      <w:rPr>
        <w:rFonts w:ascii="Calibri" w:hAnsi="Calibri" w:cs="Calibri"/>
        <w:noProof/>
        <w:color w:val="000000"/>
        <w:sz w:val="22"/>
        <w:szCs w:val="22"/>
      </w:rPr>
      <w:drawing>
        <wp:anchor distT="0" distB="0" distL="114300" distR="114300" simplePos="0" relativeHeight="251666432" behindDoc="0" locked="0" layoutInCell="1" allowOverlap="1" wp14:anchorId="14AECFBD" wp14:editId="11643E29">
          <wp:simplePos x="0" y="0"/>
          <wp:positionH relativeFrom="margin">
            <wp:posOffset>-658324</wp:posOffset>
          </wp:positionH>
          <wp:positionV relativeFrom="paragraph">
            <wp:posOffset>-345696</wp:posOffset>
          </wp:positionV>
          <wp:extent cx="6642689" cy="1145576"/>
          <wp:effectExtent l="0" t="0" r="6350" b="0"/>
          <wp:wrapNone/>
          <wp:docPr id="1923816796" name="Imagen 2" descr="INNOVATING LEGAL SERVICES &#10;QUALITY &#10;SOLU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NOVATING LEGAL SERVICES &#10;QUALITY &#10;SOLUTIONS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42689" cy="11455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0D9A97" w14:textId="1F59086A" w:rsidR="00726642" w:rsidRDefault="00726642" w:rsidP="00ED52F7">
    <w:pPr>
      <w:pStyle w:val="Header"/>
    </w:pPr>
    <w:r w:rsidRPr="00726642">
      <w:rPr>
        <w:noProof/>
        <w:lang w:val="es-CR"/>
      </w:rPr>
      <mc:AlternateContent>
        <mc:Choice Requires="wps">
          <w:drawing>
            <wp:anchor distT="45720" distB="45720" distL="114300" distR="114300" simplePos="0" relativeHeight="251671552" behindDoc="0" locked="0" layoutInCell="1" allowOverlap="1" wp14:anchorId="605280C0" wp14:editId="5FEE53C5">
              <wp:simplePos x="0" y="0"/>
              <wp:positionH relativeFrom="column">
                <wp:posOffset>4949190</wp:posOffset>
              </wp:positionH>
              <wp:positionV relativeFrom="paragraph">
                <wp:posOffset>105410</wp:posOffset>
              </wp:positionV>
              <wp:extent cx="9525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1404620"/>
                      </a:xfrm>
                      <a:prstGeom prst="rect">
                        <a:avLst/>
                      </a:prstGeom>
                      <a:noFill/>
                      <a:ln w="9525">
                        <a:noFill/>
                        <a:miter lim="800000"/>
                        <a:headEnd/>
                        <a:tailEnd/>
                      </a:ln>
                    </wps:spPr>
                    <wps:txbx>
                      <w:txbxContent>
                        <w:p w14:paraId="6BA63116" w14:textId="55A276FA" w:rsidR="00726642" w:rsidRPr="00726642" w:rsidRDefault="00726642">
                          <w:pPr>
                            <w:rPr>
                              <w:lang w:val="en-US"/>
                            </w:rPr>
                          </w:pPr>
                          <w:r w:rsidRPr="00726642">
                            <w:t>CR00009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5280C0" id="_x0000_t202" coordsize="21600,21600" o:spt="202" path="m,l,21600r21600,l21600,xe">
              <v:stroke joinstyle="miter"/>
              <v:path gradientshapeok="t" o:connecttype="rect"/>
            </v:shapetype>
            <v:shape id="Text Box 2" o:spid="_x0000_s1026" type="#_x0000_t202" style="position:absolute;margin-left:389.7pt;margin-top:8.3pt;width:7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" filled="f" stroked="f">
              <v:textbox style="mso-fit-shape-to-text:t">
                <w:txbxContent>
                  <w:p w14:paraId="6BA63116" w14:textId="55A276FA" w:rsidR="00726642" w:rsidRPr="00726642" w:rsidRDefault="00726642">
                    <w:pPr>
                      <w:rPr>
                        <w:lang w:val="en-US"/>
                      </w:rPr>
                    </w:pPr>
                    <w:r w:rsidRPr="00726642">
                      <w:t>CR00009</w:t>
                    </w:r>
                  </w:p>
                </w:txbxContent>
              </v:textbox>
              <w10:wrap type="square"/>
            </v:shape>
          </w:pict>
        </mc:Fallback>
      </mc:AlternateContent>
    </w:r>
  </w:p>
  <w:p w14:paraId="26F095C2" w14:textId="0E089D86" w:rsidR="00726642" w:rsidRPr="00503359" w:rsidRDefault="00726642" w:rsidP="00ED52F7">
    <w:pPr>
      <w:pStyle w:val="Header"/>
    </w:pPr>
  </w:p>
  <w:p w14:paraId="76ADF376" w14:textId="77777777" w:rsidR="00726642" w:rsidRPr="00ED52F7" w:rsidRDefault="00726642" w:rsidP="00ED52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FEA8D" w14:textId="77777777" w:rsidR="00ED52F7" w:rsidRPr="005B5677" w:rsidRDefault="00ED52F7" w:rsidP="00ED52F7">
    <w:pPr>
      <w:pStyle w:val="Header"/>
      <w:rPr>
        <w:lang w:val="es-CR"/>
      </w:rPr>
    </w:pPr>
    <w:r>
      <w:rPr>
        <w:rFonts w:ascii="Century Gothic" w:hAnsi="Century Gothic" w:cs="David"/>
        <w:noProof/>
        <w:color w:val="17365D"/>
        <w:spacing w:val="5"/>
        <w:kern w:val="28"/>
        <w:sz w:val="28"/>
        <w:szCs w:val="52"/>
        <w:lang w:val="en-US" w:eastAsia="en-US"/>
      </w:rPr>
      <mc:AlternateContent>
        <mc:Choice Requires="wps">
          <w:drawing>
            <wp:anchor distT="0" distB="0" distL="114300" distR="114300" simplePos="0" relativeHeight="251663360" behindDoc="0" locked="0" layoutInCell="1" allowOverlap="1" wp14:anchorId="1297AEDF" wp14:editId="601C66FE">
              <wp:simplePos x="0" y="0"/>
              <wp:positionH relativeFrom="column">
                <wp:posOffset>-622719</wp:posOffset>
              </wp:positionH>
              <wp:positionV relativeFrom="paragraph">
                <wp:posOffset>-259175</wp:posOffset>
              </wp:positionV>
              <wp:extent cx="2061714" cy="353683"/>
              <wp:effectExtent l="0" t="0" r="15240" b="27940"/>
              <wp:wrapNone/>
              <wp:docPr id="6" name="Rectangle 6"/>
              <wp:cNvGraphicFramePr/>
              <a:graphic xmlns:a="http://schemas.openxmlformats.org/drawingml/2006/main">
                <a:graphicData uri="http://schemas.microsoft.com/office/word/2010/wordprocessingShape">
                  <wps:wsp>
                    <wps:cNvSpPr/>
                    <wps:spPr>
                      <a:xfrm>
                        <a:off x="0" y="0"/>
                        <a:ext cx="2061714" cy="35368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BACCA" id="Rectangle 6" o:spid="_x0000_s1026" style="position:absolute;margin-left:-49.05pt;margin-top:-20.4pt;width:162.35pt;height:27.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" fillcolor="white [3212]" strokecolor="white [3212]" strokeweight="2pt"/>
          </w:pict>
        </mc:Fallback>
      </mc:AlternateContent>
    </w:r>
    <w:r>
      <w:rPr>
        <w:rFonts w:ascii="Century Gothic" w:hAnsi="Century Gothic" w:cs="David"/>
        <w:noProof/>
        <w:color w:val="17365D"/>
        <w:spacing w:val="5"/>
        <w:kern w:val="28"/>
        <w:sz w:val="28"/>
        <w:szCs w:val="52"/>
        <w:lang w:val="en-US" w:eastAsia="en-US"/>
      </w:rPr>
      <w:drawing>
        <wp:anchor distT="0" distB="0" distL="114300" distR="114300" simplePos="0" relativeHeight="251662336" behindDoc="0" locked="0" layoutInCell="1" allowOverlap="1" wp14:anchorId="3CA81124" wp14:editId="16A65704">
          <wp:simplePos x="0" y="0"/>
          <wp:positionH relativeFrom="margin">
            <wp:align>center</wp:align>
          </wp:positionH>
          <wp:positionV relativeFrom="paragraph">
            <wp:posOffset>-207381</wp:posOffset>
          </wp:positionV>
          <wp:extent cx="719455" cy="768350"/>
          <wp:effectExtent l="0" t="0" r="4445" b="0"/>
          <wp:wrapNone/>
          <wp:docPr id="10" name="Picture 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455" cy="768350"/>
                  </a:xfrm>
                  <a:prstGeom prst="rect">
                    <a:avLst/>
                  </a:prstGeom>
                  <a:noFill/>
                </pic:spPr>
              </pic:pic>
            </a:graphicData>
          </a:graphic>
        </wp:anchor>
      </w:drawing>
    </w:r>
    <w:r>
      <w:rPr>
        <w:rFonts w:ascii="Century Gothic" w:hAnsi="Century Gothic" w:cs="David"/>
        <w:noProof/>
        <w:color w:val="17365D"/>
        <w:spacing w:val="5"/>
        <w:kern w:val="28"/>
        <w:sz w:val="28"/>
        <w:szCs w:val="52"/>
        <w:lang w:val="en-US" w:eastAsia="en-US"/>
      </w:rPr>
      <mc:AlternateContent>
        <mc:Choice Requires="wps">
          <w:drawing>
            <wp:anchor distT="0" distB="0" distL="114300" distR="114300" simplePos="0" relativeHeight="251661312" behindDoc="0" locked="0" layoutInCell="1" allowOverlap="1" wp14:anchorId="0664EC21" wp14:editId="68C35FE3">
              <wp:simplePos x="0" y="0"/>
              <wp:positionH relativeFrom="column">
                <wp:posOffset>2016748</wp:posOffset>
              </wp:positionH>
              <wp:positionV relativeFrom="paragraph">
                <wp:posOffset>-328810</wp:posOffset>
              </wp:positionV>
              <wp:extent cx="1431985" cy="1112807"/>
              <wp:effectExtent l="0" t="0" r="15875" b="11430"/>
              <wp:wrapNone/>
              <wp:docPr id="9" name="Rectangle 9"/>
              <wp:cNvGraphicFramePr/>
              <a:graphic xmlns:a="http://schemas.openxmlformats.org/drawingml/2006/main">
                <a:graphicData uri="http://schemas.microsoft.com/office/word/2010/wordprocessingShape">
                  <wps:wsp>
                    <wps:cNvSpPr/>
                    <wps:spPr>
                      <a:xfrm>
                        <a:off x="0" y="0"/>
                        <a:ext cx="1431985" cy="111280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9903CE" id="Rectangle 9" o:spid="_x0000_s1026" style="position:absolute;margin-left:158.8pt;margin-top:-25.9pt;width:112.75pt;height:87.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" fillcolor="white [3212]" strokecolor="white [3212]" strokeweight="2pt"/>
          </w:pict>
        </mc:Fallback>
      </mc:AlternateContent>
    </w:r>
    <w:r>
      <w:rPr>
        <w:rFonts w:ascii="Calibri" w:hAnsi="Calibri" w:cs="Calibri"/>
        <w:noProof/>
        <w:color w:val="000000"/>
        <w:sz w:val="22"/>
        <w:szCs w:val="22"/>
      </w:rPr>
      <w:drawing>
        <wp:anchor distT="0" distB="0" distL="114300" distR="114300" simplePos="0" relativeHeight="251660288" behindDoc="0" locked="0" layoutInCell="1" allowOverlap="1" wp14:anchorId="2A42869F" wp14:editId="55333E9A">
          <wp:simplePos x="0" y="0"/>
          <wp:positionH relativeFrom="margin">
            <wp:posOffset>-658324</wp:posOffset>
          </wp:positionH>
          <wp:positionV relativeFrom="paragraph">
            <wp:posOffset>-345696</wp:posOffset>
          </wp:positionV>
          <wp:extent cx="6642689" cy="1145576"/>
          <wp:effectExtent l="0" t="0" r="6350" b="0"/>
          <wp:wrapNone/>
          <wp:docPr id="11" name="Imagen 2" descr="INNOVATING LEGAL SERVICES &#10;QUALITY &#10;SOLU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NOVATING LEGAL SERVICES &#10;QUALITY &#10;SOLUTIONS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42689" cy="11455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65E72F" w14:textId="77777777" w:rsidR="00ED52F7" w:rsidRDefault="00ED52F7" w:rsidP="00ED52F7">
    <w:pPr>
      <w:pStyle w:val="Header"/>
    </w:pPr>
  </w:p>
  <w:p w14:paraId="7C62C63E" w14:textId="77777777" w:rsidR="00ED52F7" w:rsidRPr="00503359" w:rsidRDefault="00ED52F7" w:rsidP="00ED52F7">
    <w:pPr>
      <w:pStyle w:val="Header"/>
    </w:pPr>
  </w:p>
  <w:p w14:paraId="745C465C" w14:textId="77777777" w:rsidR="004C43B1" w:rsidRPr="00ED52F7" w:rsidRDefault="004C43B1" w:rsidP="00ED52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F6D"/>
    <w:rsid w:val="00004BA2"/>
    <w:rsid w:val="0000603B"/>
    <w:rsid w:val="00010042"/>
    <w:rsid w:val="000156C0"/>
    <w:rsid w:val="000232BC"/>
    <w:rsid w:val="00030B0E"/>
    <w:rsid w:val="0003119A"/>
    <w:rsid w:val="00034A2D"/>
    <w:rsid w:val="00046515"/>
    <w:rsid w:val="00060086"/>
    <w:rsid w:val="000678FB"/>
    <w:rsid w:val="00085B02"/>
    <w:rsid w:val="0009163E"/>
    <w:rsid w:val="00092B5A"/>
    <w:rsid w:val="00096116"/>
    <w:rsid w:val="000A2CDB"/>
    <w:rsid w:val="000B038C"/>
    <w:rsid w:val="000B1053"/>
    <w:rsid w:val="000B39F4"/>
    <w:rsid w:val="000B46E8"/>
    <w:rsid w:val="000B72E1"/>
    <w:rsid w:val="000C2AD0"/>
    <w:rsid w:val="000C7D8D"/>
    <w:rsid w:val="000D5C18"/>
    <w:rsid w:val="000E0A39"/>
    <w:rsid w:val="000E33AC"/>
    <w:rsid w:val="000F0D66"/>
    <w:rsid w:val="000F41AD"/>
    <w:rsid w:val="000F44D7"/>
    <w:rsid w:val="001015AF"/>
    <w:rsid w:val="001062D7"/>
    <w:rsid w:val="001076E9"/>
    <w:rsid w:val="0014192D"/>
    <w:rsid w:val="001548C2"/>
    <w:rsid w:val="00177CDC"/>
    <w:rsid w:val="00185710"/>
    <w:rsid w:val="00186518"/>
    <w:rsid w:val="00186A70"/>
    <w:rsid w:val="00187D6E"/>
    <w:rsid w:val="00195A26"/>
    <w:rsid w:val="001A38B3"/>
    <w:rsid w:val="001B1503"/>
    <w:rsid w:val="001B3780"/>
    <w:rsid w:val="001D3E2E"/>
    <w:rsid w:val="001E07B2"/>
    <w:rsid w:val="001E6110"/>
    <w:rsid w:val="002041C8"/>
    <w:rsid w:val="002077CD"/>
    <w:rsid w:val="00210332"/>
    <w:rsid w:val="0022772F"/>
    <w:rsid w:val="00235B02"/>
    <w:rsid w:val="00260B57"/>
    <w:rsid w:val="00261A40"/>
    <w:rsid w:val="00261ABF"/>
    <w:rsid w:val="002640B1"/>
    <w:rsid w:val="002659BA"/>
    <w:rsid w:val="00265E55"/>
    <w:rsid w:val="00272C92"/>
    <w:rsid w:val="00276B4B"/>
    <w:rsid w:val="0028161B"/>
    <w:rsid w:val="00290E6B"/>
    <w:rsid w:val="00291F6D"/>
    <w:rsid w:val="00291FC1"/>
    <w:rsid w:val="002A274D"/>
    <w:rsid w:val="002A2C55"/>
    <w:rsid w:val="002A73FC"/>
    <w:rsid w:val="002A7760"/>
    <w:rsid w:val="002B448C"/>
    <w:rsid w:val="002B70EF"/>
    <w:rsid w:val="002C047F"/>
    <w:rsid w:val="002C322D"/>
    <w:rsid w:val="002D44F5"/>
    <w:rsid w:val="002E4F85"/>
    <w:rsid w:val="002E7584"/>
    <w:rsid w:val="002F084F"/>
    <w:rsid w:val="002F0CB3"/>
    <w:rsid w:val="002F2DAE"/>
    <w:rsid w:val="002F588D"/>
    <w:rsid w:val="002F6C47"/>
    <w:rsid w:val="00306FAB"/>
    <w:rsid w:val="00310C72"/>
    <w:rsid w:val="0031355B"/>
    <w:rsid w:val="00314742"/>
    <w:rsid w:val="0032219F"/>
    <w:rsid w:val="003226B5"/>
    <w:rsid w:val="003239A0"/>
    <w:rsid w:val="00324C6B"/>
    <w:rsid w:val="003332C1"/>
    <w:rsid w:val="003413F1"/>
    <w:rsid w:val="00345881"/>
    <w:rsid w:val="003501DC"/>
    <w:rsid w:val="00350920"/>
    <w:rsid w:val="00356D82"/>
    <w:rsid w:val="003642EF"/>
    <w:rsid w:val="00372722"/>
    <w:rsid w:val="00387131"/>
    <w:rsid w:val="0039355A"/>
    <w:rsid w:val="003B08DE"/>
    <w:rsid w:val="003B5B4A"/>
    <w:rsid w:val="003C1081"/>
    <w:rsid w:val="003D0ECE"/>
    <w:rsid w:val="003E4E7D"/>
    <w:rsid w:val="003E55F1"/>
    <w:rsid w:val="003F57DB"/>
    <w:rsid w:val="003F604E"/>
    <w:rsid w:val="003F768F"/>
    <w:rsid w:val="004317A1"/>
    <w:rsid w:val="00436C23"/>
    <w:rsid w:val="0043712B"/>
    <w:rsid w:val="00446EF3"/>
    <w:rsid w:val="004473BD"/>
    <w:rsid w:val="00455B82"/>
    <w:rsid w:val="00462F75"/>
    <w:rsid w:val="004721C5"/>
    <w:rsid w:val="00484087"/>
    <w:rsid w:val="004931E9"/>
    <w:rsid w:val="0049679E"/>
    <w:rsid w:val="004A19B2"/>
    <w:rsid w:val="004A240E"/>
    <w:rsid w:val="004A3483"/>
    <w:rsid w:val="004B6953"/>
    <w:rsid w:val="004B76A9"/>
    <w:rsid w:val="004C43B1"/>
    <w:rsid w:val="004D7DD0"/>
    <w:rsid w:val="004E64F2"/>
    <w:rsid w:val="004F1E9D"/>
    <w:rsid w:val="00510A46"/>
    <w:rsid w:val="00514E15"/>
    <w:rsid w:val="005159F4"/>
    <w:rsid w:val="00526DEF"/>
    <w:rsid w:val="00527D7C"/>
    <w:rsid w:val="0054304F"/>
    <w:rsid w:val="0054426E"/>
    <w:rsid w:val="00544B12"/>
    <w:rsid w:val="00544E06"/>
    <w:rsid w:val="005453CC"/>
    <w:rsid w:val="00564EA2"/>
    <w:rsid w:val="005727E0"/>
    <w:rsid w:val="00573B6E"/>
    <w:rsid w:val="005816F3"/>
    <w:rsid w:val="00586CB2"/>
    <w:rsid w:val="00592D98"/>
    <w:rsid w:val="00596C1A"/>
    <w:rsid w:val="005B5677"/>
    <w:rsid w:val="005D0F6B"/>
    <w:rsid w:val="005D6F0E"/>
    <w:rsid w:val="005E33B7"/>
    <w:rsid w:val="005F2574"/>
    <w:rsid w:val="005F26EF"/>
    <w:rsid w:val="0060244F"/>
    <w:rsid w:val="00602976"/>
    <w:rsid w:val="00614447"/>
    <w:rsid w:val="00620B78"/>
    <w:rsid w:val="00622F01"/>
    <w:rsid w:val="0062331D"/>
    <w:rsid w:val="006320A9"/>
    <w:rsid w:val="006407E4"/>
    <w:rsid w:val="00650DC9"/>
    <w:rsid w:val="00666288"/>
    <w:rsid w:val="00680CA7"/>
    <w:rsid w:val="00690876"/>
    <w:rsid w:val="006A2DA2"/>
    <w:rsid w:val="006A746F"/>
    <w:rsid w:val="006B43A8"/>
    <w:rsid w:val="006C19B6"/>
    <w:rsid w:val="006C6137"/>
    <w:rsid w:val="006D32CD"/>
    <w:rsid w:val="006E24AD"/>
    <w:rsid w:val="006F7AD7"/>
    <w:rsid w:val="0070196C"/>
    <w:rsid w:val="0070449A"/>
    <w:rsid w:val="007057A1"/>
    <w:rsid w:val="00723BF6"/>
    <w:rsid w:val="00726642"/>
    <w:rsid w:val="007309F2"/>
    <w:rsid w:val="00740C30"/>
    <w:rsid w:val="00750B6C"/>
    <w:rsid w:val="0076172F"/>
    <w:rsid w:val="0076790A"/>
    <w:rsid w:val="007749CA"/>
    <w:rsid w:val="00777CA9"/>
    <w:rsid w:val="007857DE"/>
    <w:rsid w:val="007873A3"/>
    <w:rsid w:val="00794148"/>
    <w:rsid w:val="00796159"/>
    <w:rsid w:val="0079695A"/>
    <w:rsid w:val="007A78DB"/>
    <w:rsid w:val="007B2F30"/>
    <w:rsid w:val="007B5CE0"/>
    <w:rsid w:val="007B775C"/>
    <w:rsid w:val="007C2342"/>
    <w:rsid w:val="007C695D"/>
    <w:rsid w:val="007D09F6"/>
    <w:rsid w:val="007D4ED4"/>
    <w:rsid w:val="007F06DE"/>
    <w:rsid w:val="007F14B5"/>
    <w:rsid w:val="0080631C"/>
    <w:rsid w:val="00823240"/>
    <w:rsid w:val="00826572"/>
    <w:rsid w:val="00831344"/>
    <w:rsid w:val="00840B12"/>
    <w:rsid w:val="00843FEA"/>
    <w:rsid w:val="00847806"/>
    <w:rsid w:val="00861932"/>
    <w:rsid w:val="00861EF0"/>
    <w:rsid w:val="00867FC1"/>
    <w:rsid w:val="008721FA"/>
    <w:rsid w:val="00872503"/>
    <w:rsid w:val="0087530A"/>
    <w:rsid w:val="008828A9"/>
    <w:rsid w:val="00883984"/>
    <w:rsid w:val="008852C7"/>
    <w:rsid w:val="00887A4B"/>
    <w:rsid w:val="008A10AF"/>
    <w:rsid w:val="008A4228"/>
    <w:rsid w:val="008A4490"/>
    <w:rsid w:val="008A6C7B"/>
    <w:rsid w:val="008C4F86"/>
    <w:rsid w:val="008C7E5A"/>
    <w:rsid w:val="008D6997"/>
    <w:rsid w:val="008D7DD3"/>
    <w:rsid w:val="008E15F6"/>
    <w:rsid w:val="008E4AD0"/>
    <w:rsid w:val="008E502B"/>
    <w:rsid w:val="0090175B"/>
    <w:rsid w:val="009063DB"/>
    <w:rsid w:val="0091386B"/>
    <w:rsid w:val="009342FC"/>
    <w:rsid w:val="00935F5D"/>
    <w:rsid w:val="00940413"/>
    <w:rsid w:val="00966579"/>
    <w:rsid w:val="00977A59"/>
    <w:rsid w:val="00994B3B"/>
    <w:rsid w:val="009A138E"/>
    <w:rsid w:val="009A49A4"/>
    <w:rsid w:val="009A53F0"/>
    <w:rsid w:val="009B2C04"/>
    <w:rsid w:val="009B398E"/>
    <w:rsid w:val="009C0D1D"/>
    <w:rsid w:val="009C2DF0"/>
    <w:rsid w:val="009C4E66"/>
    <w:rsid w:val="009D66AE"/>
    <w:rsid w:val="009D6EAC"/>
    <w:rsid w:val="009F1452"/>
    <w:rsid w:val="009F274F"/>
    <w:rsid w:val="009F4F3C"/>
    <w:rsid w:val="00A03A08"/>
    <w:rsid w:val="00A04C50"/>
    <w:rsid w:val="00A21CB3"/>
    <w:rsid w:val="00A3078D"/>
    <w:rsid w:val="00A30C92"/>
    <w:rsid w:val="00A3271E"/>
    <w:rsid w:val="00A54FAC"/>
    <w:rsid w:val="00A6704B"/>
    <w:rsid w:val="00A836C3"/>
    <w:rsid w:val="00A8475F"/>
    <w:rsid w:val="00A863CF"/>
    <w:rsid w:val="00A874B8"/>
    <w:rsid w:val="00AB1666"/>
    <w:rsid w:val="00AC0AE7"/>
    <w:rsid w:val="00AC3625"/>
    <w:rsid w:val="00AC5D09"/>
    <w:rsid w:val="00AD0B4A"/>
    <w:rsid w:val="00AD26FE"/>
    <w:rsid w:val="00AD5607"/>
    <w:rsid w:val="00AE4A45"/>
    <w:rsid w:val="00AE694A"/>
    <w:rsid w:val="00AE7EDD"/>
    <w:rsid w:val="00AF1476"/>
    <w:rsid w:val="00AF24B5"/>
    <w:rsid w:val="00B03DDB"/>
    <w:rsid w:val="00B22993"/>
    <w:rsid w:val="00B26474"/>
    <w:rsid w:val="00B3068C"/>
    <w:rsid w:val="00B422A9"/>
    <w:rsid w:val="00B4329E"/>
    <w:rsid w:val="00B43F1A"/>
    <w:rsid w:val="00B454E8"/>
    <w:rsid w:val="00B54981"/>
    <w:rsid w:val="00B603B0"/>
    <w:rsid w:val="00B75C80"/>
    <w:rsid w:val="00B805D0"/>
    <w:rsid w:val="00B80F66"/>
    <w:rsid w:val="00B8480C"/>
    <w:rsid w:val="00B85106"/>
    <w:rsid w:val="00B94CD0"/>
    <w:rsid w:val="00B951A9"/>
    <w:rsid w:val="00B97D5D"/>
    <w:rsid w:val="00BA3CA1"/>
    <w:rsid w:val="00BB003D"/>
    <w:rsid w:val="00BD0950"/>
    <w:rsid w:val="00BD5163"/>
    <w:rsid w:val="00BD564E"/>
    <w:rsid w:val="00BE1C89"/>
    <w:rsid w:val="00BE5AC4"/>
    <w:rsid w:val="00BF1203"/>
    <w:rsid w:val="00C00267"/>
    <w:rsid w:val="00C031B6"/>
    <w:rsid w:val="00C166B2"/>
    <w:rsid w:val="00C17CDD"/>
    <w:rsid w:val="00C2528A"/>
    <w:rsid w:val="00C25E4C"/>
    <w:rsid w:val="00C37BA4"/>
    <w:rsid w:val="00C46914"/>
    <w:rsid w:val="00C608B2"/>
    <w:rsid w:val="00C61416"/>
    <w:rsid w:val="00C655F7"/>
    <w:rsid w:val="00C72CB5"/>
    <w:rsid w:val="00C86D02"/>
    <w:rsid w:val="00CB29D4"/>
    <w:rsid w:val="00CC29FF"/>
    <w:rsid w:val="00CC2F7E"/>
    <w:rsid w:val="00CC7673"/>
    <w:rsid w:val="00CE0F68"/>
    <w:rsid w:val="00CE6B32"/>
    <w:rsid w:val="00CE762F"/>
    <w:rsid w:val="00CF313B"/>
    <w:rsid w:val="00D036BB"/>
    <w:rsid w:val="00D128FB"/>
    <w:rsid w:val="00D14CCF"/>
    <w:rsid w:val="00D14D50"/>
    <w:rsid w:val="00D201C7"/>
    <w:rsid w:val="00D21FF6"/>
    <w:rsid w:val="00D70D38"/>
    <w:rsid w:val="00D8342E"/>
    <w:rsid w:val="00D93F29"/>
    <w:rsid w:val="00DA665F"/>
    <w:rsid w:val="00DB095D"/>
    <w:rsid w:val="00DB3A55"/>
    <w:rsid w:val="00DB6F79"/>
    <w:rsid w:val="00DC30F1"/>
    <w:rsid w:val="00DD7F04"/>
    <w:rsid w:val="00DE5CC1"/>
    <w:rsid w:val="00E0307D"/>
    <w:rsid w:val="00E15194"/>
    <w:rsid w:val="00E213CD"/>
    <w:rsid w:val="00E25744"/>
    <w:rsid w:val="00E26AA9"/>
    <w:rsid w:val="00E2749C"/>
    <w:rsid w:val="00E33993"/>
    <w:rsid w:val="00E3504D"/>
    <w:rsid w:val="00E40A98"/>
    <w:rsid w:val="00E42D53"/>
    <w:rsid w:val="00E44897"/>
    <w:rsid w:val="00E62F3F"/>
    <w:rsid w:val="00E63D42"/>
    <w:rsid w:val="00E73F9F"/>
    <w:rsid w:val="00E8244E"/>
    <w:rsid w:val="00E87900"/>
    <w:rsid w:val="00E96952"/>
    <w:rsid w:val="00EB06FC"/>
    <w:rsid w:val="00EB6191"/>
    <w:rsid w:val="00EC0A2E"/>
    <w:rsid w:val="00EC6375"/>
    <w:rsid w:val="00ED52F7"/>
    <w:rsid w:val="00EE2581"/>
    <w:rsid w:val="00EE58C7"/>
    <w:rsid w:val="00EE69FE"/>
    <w:rsid w:val="00EF09D6"/>
    <w:rsid w:val="00EF62E5"/>
    <w:rsid w:val="00EF751D"/>
    <w:rsid w:val="00EF7840"/>
    <w:rsid w:val="00F00DF3"/>
    <w:rsid w:val="00F034A5"/>
    <w:rsid w:val="00F03D3B"/>
    <w:rsid w:val="00F162D7"/>
    <w:rsid w:val="00F21D9A"/>
    <w:rsid w:val="00F2389C"/>
    <w:rsid w:val="00F456BF"/>
    <w:rsid w:val="00F5372A"/>
    <w:rsid w:val="00F56265"/>
    <w:rsid w:val="00F608C1"/>
    <w:rsid w:val="00F677C6"/>
    <w:rsid w:val="00F708BB"/>
    <w:rsid w:val="00F757CF"/>
    <w:rsid w:val="00F7747E"/>
    <w:rsid w:val="00F8222C"/>
    <w:rsid w:val="00F8384C"/>
    <w:rsid w:val="00F90E22"/>
    <w:rsid w:val="00F9155C"/>
    <w:rsid w:val="00F95E22"/>
    <w:rsid w:val="00FE7EA8"/>
    <w:rsid w:val="00FF23E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7E7042C1"/>
  <w15:docId w15:val="{93D7C351-CCD0-41B8-B9F9-21B6D5830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66288"/>
    <w:rPr>
      <w:rFonts w:ascii="Tahoma" w:hAnsi="Tahoma" w:cs="Tahoma"/>
      <w:sz w:val="16"/>
      <w:szCs w:val="16"/>
    </w:rPr>
  </w:style>
  <w:style w:type="character" w:customStyle="1" w:styleId="BalloonTextChar">
    <w:name w:val="Balloon Text Char"/>
    <w:link w:val="BalloonText"/>
    <w:rsid w:val="00666288"/>
    <w:rPr>
      <w:rFonts w:ascii="Tahoma" w:hAnsi="Tahoma" w:cs="Tahoma"/>
      <w:sz w:val="16"/>
      <w:szCs w:val="16"/>
      <w:lang w:val="es-ES" w:eastAsia="es-ES"/>
    </w:rPr>
  </w:style>
  <w:style w:type="character" w:styleId="CommentReference">
    <w:name w:val="annotation reference"/>
    <w:rsid w:val="00666288"/>
    <w:rPr>
      <w:sz w:val="16"/>
      <w:szCs w:val="16"/>
    </w:rPr>
  </w:style>
  <w:style w:type="paragraph" w:styleId="CommentText">
    <w:name w:val="annotation text"/>
    <w:basedOn w:val="Normal"/>
    <w:link w:val="CommentTextChar"/>
    <w:rsid w:val="00666288"/>
    <w:rPr>
      <w:sz w:val="20"/>
      <w:szCs w:val="20"/>
    </w:rPr>
  </w:style>
  <w:style w:type="character" w:customStyle="1" w:styleId="CommentTextChar">
    <w:name w:val="Comment Text Char"/>
    <w:link w:val="CommentText"/>
    <w:rsid w:val="00666288"/>
    <w:rPr>
      <w:lang w:val="es-ES" w:eastAsia="es-ES"/>
    </w:rPr>
  </w:style>
  <w:style w:type="paragraph" w:styleId="CommentSubject">
    <w:name w:val="annotation subject"/>
    <w:basedOn w:val="CommentText"/>
    <w:next w:val="CommentText"/>
    <w:link w:val="CommentSubjectChar"/>
    <w:rsid w:val="00666288"/>
    <w:rPr>
      <w:b/>
      <w:bCs/>
    </w:rPr>
  </w:style>
  <w:style w:type="character" w:customStyle="1" w:styleId="CommentSubjectChar">
    <w:name w:val="Comment Subject Char"/>
    <w:link w:val="CommentSubject"/>
    <w:rsid w:val="00666288"/>
    <w:rPr>
      <w:b/>
      <w:bCs/>
      <w:lang w:val="es-ES" w:eastAsia="es-ES"/>
    </w:rPr>
  </w:style>
  <w:style w:type="character" w:styleId="Hyperlink">
    <w:name w:val="Hyperlink"/>
    <w:uiPriority w:val="99"/>
    <w:unhideWhenUsed/>
    <w:rsid w:val="001062D7"/>
    <w:rPr>
      <w:color w:val="0000FF"/>
      <w:u w:val="single"/>
    </w:rPr>
  </w:style>
  <w:style w:type="paragraph" w:styleId="Header">
    <w:name w:val="header"/>
    <w:basedOn w:val="Normal"/>
    <w:link w:val="HeaderChar"/>
    <w:uiPriority w:val="99"/>
    <w:rsid w:val="006407E4"/>
    <w:pPr>
      <w:tabs>
        <w:tab w:val="center" w:pos="4419"/>
        <w:tab w:val="right" w:pos="8838"/>
      </w:tabs>
    </w:pPr>
  </w:style>
  <w:style w:type="character" w:customStyle="1" w:styleId="HeaderChar">
    <w:name w:val="Header Char"/>
    <w:link w:val="Header"/>
    <w:uiPriority w:val="99"/>
    <w:rsid w:val="006407E4"/>
    <w:rPr>
      <w:sz w:val="24"/>
      <w:szCs w:val="24"/>
      <w:lang w:val="es-ES" w:eastAsia="es-ES"/>
    </w:rPr>
  </w:style>
  <w:style w:type="paragraph" w:styleId="Footer">
    <w:name w:val="footer"/>
    <w:basedOn w:val="Normal"/>
    <w:link w:val="FooterChar"/>
    <w:uiPriority w:val="99"/>
    <w:rsid w:val="006407E4"/>
    <w:pPr>
      <w:tabs>
        <w:tab w:val="center" w:pos="4419"/>
        <w:tab w:val="right" w:pos="8838"/>
      </w:tabs>
    </w:pPr>
  </w:style>
  <w:style w:type="character" w:customStyle="1" w:styleId="FooterChar">
    <w:name w:val="Footer Char"/>
    <w:link w:val="Footer"/>
    <w:uiPriority w:val="99"/>
    <w:rsid w:val="006407E4"/>
    <w:rPr>
      <w:sz w:val="24"/>
      <w:szCs w:val="24"/>
      <w:lang w:val="es-ES" w:eastAsia="es-ES"/>
    </w:rPr>
  </w:style>
  <w:style w:type="paragraph" w:styleId="Title">
    <w:name w:val="Title"/>
    <w:basedOn w:val="Normal"/>
    <w:next w:val="Normal"/>
    <w:link w:val="TitleChar"/>
    <w:uiPriority w:val="10"/>
    <w:qFormat/>
    <w:rsid w:val="005B5677"/>
    <w:pPr>
      <w:pBdr>
        <w:bottom w:val="single" w:sz="8" w:space="4" w:color="4F81BD"/>
      </w:pBdr>
      <w:spacing w:after="300"/>
      <w:contextualSpacing/>
    </w:pPr>
    <w:rPr>
      <w:rFonts w:ascii="Cambria" w:hAnsi="Cambria"/>
      <w:color w:val="17365D"/>
      <w:spacing w:val="5"/>
      <w:kern w:val="28"/>
      <w:sz w:val="52"/>
      <w:szCs w:val="52"/>
      <w:lang w:val="es-CR" w:eastAsia="en-US"/>
    </w:rPr>
  </w:style>
  <w:style w:type="character" w:customStyle="1" w:styleId="TitleChar">
    <w:name w:val="Title Char"/>
    <w:link w:val="Title"/>
    <w:uiPriority w:val="10"/>
    <w:rsid w:val="005B5677"/>
    <w:rPr>
      <w:rFonts w:ascii="Cambria" w:hAnsi="Cambria"/>
      <w:color w:val="17365D"/>
      <w:spacing w:val="5"/>
      <w:kern w:val="28"/>
      <w:sz w:val="52"/>
      <w:szCs w:val="52"/>
      <w:lang w:eastAsia="en-US"/>
    </w:rPr>
  </w:style>
  <w:style w:type="character" w:styleId="Emphasis">
    <w:name w:val="Emphasis"/>
    <w:uiPriority w:val="20"/>
    <w:qFormat/>
    <w:rsid w:val="005B5677"/>
    <w:rPr>
      <w:i/>
      <w:iCs/>
    </w:rPr>
  </w:style>
  <w:style w:type="table" w:styleId="TableGrid">
    <w:name w:val="Table Grid"/>
    <w:basedOn w:val="TableNormal"/>
    <w:uiPriority w:val="59"/>
    <w:rsid w:val="00CE6B32"/>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rsid w:val="006320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54253">
      <w:bodyDiv w:val="1"/>
      <w:marLeft w:val="0"/>
      <w:marRight w:val="0"/>
      <w:marTop w:val="0"/>
      <w:marBottom w:val="0"/>
      <w:divBdr>
        <w:top w:val="none" w:sz="0" w:space="0" w:color="auto"/>
        <w:left w:val="none" w:sz="0" w:space="0" w:color="auto"/>
        <w:bottom w:val="none" w:sz="0" w:space="0" w:color="auto"/>
        <w:right w:val="none" w:sz="0" w:space="0" w:color="auto"/>
      </w:divBdr>
    </w:div>
    <w:div w:id="851531519">
      <w:bodyDiv w:val="1"/>
      <w:marLeft w:val="0"/>
      <w:marRight w:val="0"/>
      <w:marTop w:val="0"/>
      <w:marBottom w:val="0"/>
      <w:divBdr>
        <w:top w:val="none" w:sz="0" w:space="0" w:color="auto"/>
        <w:left w:val="none" w:sz="0" w:space="0" w:color="auto"/>
        <w:bottom w:val="none" w:sz="0" w:space="0" w:color="auto"/>
        <w:right w:val="none" w:sz="0" w:space="0" w:color="auto"/>
      </w:divBdr>
    </w:div>
    <w:div w:id="1738360910">
      <w:bodyDiv w:val="1"/>
      <w:marLeft w:val="0"/>
      <w:marRight w:val="0"/>
      <w:marTop w:val="0"/>
      <w:marBottom w:val="0"/>
      <w:divBdr>
        <w:top w:val="none" w:sz="0" w:space="0" w:color="auto"/>
        <w:left w:val="none" w:sz="0" w:space="0" w:color="auto"/>
        <w:bottom w:val="none" w:sz="0" w:space="0" w:color="auto"/>
        <w:right w:val="none" w:sz="0" w:space="0" w:color="auto"/>
      </w:divBdr>
    </w:div>
    <w:div w:id="2043743094">
      <w:bodyDiv w:val="1"/>
      <w:marLeft w:val="0"/>
      <w:marRight w:val="0"/>
      <w:marTop w:val="0"/>
      <w:marBottom w:val="0"/>
      <w:divBdr>
        <w:top w:val="none" w:sz="0" w:space="0" w:color="auto"/>
        <w:left w:val="none" w:sz="0" w:space="0" w:color="auto"/>
        <w:bottom w:val="none" w:sz="0" w:space="0" w:color="auto"/>
        <w:right w:val="none" w:sz="0" w:space="0" w:color="auto"/>
      </w:divBdr>
      <w:divsChild>
        <w:div w:id="1134445699">
          <w:marLeft w:val="0"/>
          <w:marRight w:val="0"/>
          <w:marTop w:val="0"/>
          <w:marBottom w:val="0"/>
          <w:divBdr>
            <w:top w:val="none" w:sz="0" w:space="0" w:color="auto"/>
            <w:left w:val="none" w:sz="0" w:space="0" w:color="auto"/>
            <w:bottom w:val="none" w:sz="0" w:space="0" w:color="auto"/>
            <w:right w:val="none" w:sz="0" w:space="0" w:color="auto"/>
          </w:divBdr>
          <w:divsChild>
            <w:div w:id="63845932">
              <w:marLeft w:val="0"/>
              <w:marRight w:val="0"/>
              <w:marTop w:val="0"/>
              <w:marBottom w:val="0"/>
              <w:divBdr>
                <w:top w:val="none" w:sz="0" w:space="0" w:color="auto"/>
                <w:left w:val="none" w:sz="0" w:space="0" w:color="auto"/>
                <w:bottom w:val="none" w:sz="0" w:space="0" w:color="auto"/>
                <w:right w:val="none" w:sz="0" w:space="0" w:color="auto"/>
              </w:divBdr>
              <w:divsChild>
                <w:div w:id="811484729">
                  <w:marLeft w:val="0"/>
                  <w:marRight w:val="0"/>
                  <w:marTop w:val="0"/>
                  <w:marBottom w:val="0"/>
                  <w:divBdr>
                    <w:top w:val="none" w:sz="0" w:space="0" w:color="auto"/>
                    <w:left w:val="none" w:sz="0" w:space="0" w:color="auto"/>
                    <w:bottom w:val="none" w:sz="0" w:space="0" w:color="auto"/>
                    <w:right w:val="none" w:sz="0" w:space="0" w:color="auto"/>
                  </w:divBdr>
                  <w:divsChild>
                    <w:div w:id="1037967810">
                      <w:marLeft w:val="0"/>
                      <w:marRight w:val="0"/>
                      <w:marTop w:val="0"/>
                      <w:marBottom w:val="0"/>
                      <w:divBdr>
                        <w:top w:val="none" w:sz="0" w:space="0" w:color="auto"/>
                        <w:left w:val="none" w:sz="0" w:space="0" w:color="auto"/>
                        <w:bottom w:val="none" w:sz="0" w:space="0" w:color="auto"/>
                        <w:right w:val="none" w:sz="0" w:space="0" w:color="auto"/>
                      </w:divBdr>
                      <w:divsChild>
                        <w:div w:id="1863856476">
                          <w:marLeft w:val="0"/>
                          <w:marRight w:val="0"/>
                          <w:marTop w:val="0"/>
                          <w:marBottom w:val="0"/>
                          <w:divBdr>
                            <w:top w:val="none" w:sz="0" w:space="0" w:color="auto"/>
                            <w:left w:val="none" w:sz="0" w:space="0" w:color="auto"/>
                            <w:bottom w:val="none" w:sz="0" w:space="0" w:color="auto"/>
                            <w:right w:val="none" w:sz="0" w:space="0" w:color="auto"/>
                          </w:divBdr>
                          <w:divsChild>
                            <w:div w:id="75833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44684">
          <w:marLeft w:val="0"/>
          <w:marRight w:val="0"/>
          <w:marTop w:val="0"/>
          <w:marBottom w:val="0"/>
          <w:divBdr>
            <w:top w:val="none" w:sz="0" w:space="0" w:color="auto"/>
            <w:left w:val="none" w:sz="0" w:space="0" w:color="auto"/>
            <w:bottom w:val="none" w:sz="0" w:space="0" w:color="auto"/>
            <w:right w:val="none" w:sz="0" w:space="0" w:color="auto"/>
          </w:divBdr>
          <w:divsChild>
            <w:div w:id="419565691">
              <w:marLeft w:val="0"/>
              <w:marRight w:val="0"/>
              <w:marTop w:val="0"/>
              <w:marBottom w:val="0"/>
              <w:divBdr>
                <w:top w:val="none" w:sz="0" w:space="0" w:color="auto"/>
                <w:left w:val="none" w:sz="0" w:space="0" w:color="auto"/>
                <w:bottom w:val="none" w:sz="0" w:space="0" w:color="auto"/>
                <w:right w:val="none" w:sz="0" w:space="0" w:color="auto"/>
              </w:divBdr>
              <w:divsChild>
                <w:div w:id="61756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BA06E0-3B33-44E6-91A3-C48A45DD7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934</Words>
  <Characters>5140</Characters>
  <Application>Microsoft Office Word</Application>
  <DocSecurity>0</DocSecurity>
  <Lines>42</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STOCK PURCHASE AND SALE AGREEMENT</vt:lpstr>
      <vt:lpstr>STOCK PURCHASE AND SALE AGREEMENT</vt:lpstr>
    </vt:vector>
  </TitlesOfParts>
  <Company>Windows User</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PURCHASE AND SALE AGREEMENT</dc:title>
  <dc:subject/>
  <dc:creator>Quality Solutions Network</dc:creator>
  <cp:keywords/>
  <dc:description/>
  <cp:lastModifiedBy>Jairo Alvarado</cp:lastModifiedBy>
  <cp:revision>1</cp:revision>
  <cp:lastPrinted>2014-02-24T16:15:00Z</cp:lastPrinted>
  <dcterms:created xsi:type="dcterms:W3CDTF">2025-07-23T15:45:00Z</dcterms:created>
  <dcterms:modified xsi:type="dcterms:W3CDTF">2025-07-23T15:48:00Z</dcterms:modified>
</cp:coreProperties>
</file>